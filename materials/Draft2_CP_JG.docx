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8BC9E" w14:textId="77777777" w:rsidR="000138E2" w:rsidRPr="00BC3DA0" w:rsidRDefault="000138E2" w:rsidP="000138E2">
      <w:pPr>
        <w:rPr>
          <w:color w:val="000000" w:themeColor="text1"/>
          <w:lang w:val="en-US"/>
        </w:rPr>
      </w:pPr>
      <w:commentRangeStart w:id="0"/>
      <w:commentRangeStart w:id="1"/>
      <w:r w:rsidRPr="00BC3DA0">
        <w:rPr>
          <w:color w:val="000000" w:themeColor="text1"/>
          <w:lang w:val="en-US"/>
        </w:rPr>
        <w:t>Title: Global patterns of the functional diversity of marine megafauna</w:t>
      </w:r>
      <w:commentRangeEnd w:id="0"/>
      <w:r>
        <w:rPr>
          <w:rStyle w:val="CommentReference"/>
        </w:rPr>
        <w:commentReference w:id="0"/>
      </w:r>
      <w:commentRangeEnd w:id="1"/>
      <w:r w:rsidR="00B77F96">
        <w:rPr>
          <w:rStyle w:val="CommentReference"/>
        </w:rPr>
        <w:commentReference w:id="1"/>
      </w:r>
    </w:p>
    <w:p w14:paraId="1A88C574" w14:textId="77777777" w:rsidR="000138E2" w:rsidRPr="00BC3DA0" w:rsidRDefault="000138E2" w:rsidP="000138E2">
      <w:pPr>
        <w:rPr>
          <w:color w:val="000000" w:themeColor="text1"/>
          <w:lang w:val="en-US"/>
        </w:rPr>
      </w:pPr>
    </w:p>
    <w:p w14:paraId="0C0BB4A2" w14:textId="77777777" w:rsidR="000138E2" w:rsidRPr="00BC3DA0" w:rsidRDefault="000138E2" w:rsidP="000138E2">
      <w:pPr>
        <w:pStyle w:val="Heading1"/>
        <w:rPr>
          <w:lang w:val="en-US"/>
        </w:rPr>
      </w:pPr>
      <w:commentRangeStart w:id="2"/>
      <w:r w:rsidRPr="00BC3DA0">
        <w:rPr>
          <w:lang w:val="en-US"/>
        </w:rPr>
        <w:t>Abstract</w:t>
      </w:r>
      <w:commentRangeEnd w:id="2"/>
      <w:r w:rsidR="00BF0E36">
        <w:rPr>
          <w:rStyle w:val="CommentReference"/>
        </w:rPr>
        <w:commentReference w:id="2"/>
      </w:r>
    </w:p>
    <w:p w14:paraId="381D54E3" w14:textId="77777777" w:rsidR="000138E2" w:rsidRPr="00BC3DA0" w:rsidRDefault="000138E2" w:rsidP="000138E2">
      <w:pPr>
        <w:rPr>
          <w:i/>
          <w:iCs/>
          <w:color w:val="000000" w:themeColor="text1"/>
          <w:lang w:val="en-US"/>
        </w:rPr>
      </w:pPr>
    </w:p>
    <w:p w14:paraId="584E5E7B" w14:textId="77777777" w:rsidR="000138E2" w:rsidRPr="000138E2" w:rsidRDefault="000138E2" w:rsidP="000138E2">
      <w:pPr>
        <w:rPr>
          <w:i/>
          <w:iCs/>
          <w:color w:val="767171" w:themeColor="background2" w:themeShade="80"/>
          <w:sz w:val="22"/>
          <w:szCs w:val="22"/>
          <w:lang w:val="en-US"/>
        </w:rPr>
      </w:pPr>
      <w:r w:rsidRPr="000138E2">
        <w:rPr>
          <w:i/>
          <w:iCs/>
          <w:color w:val="767171" w:themeColor="background2" w:themeShade="80"/>
          <w:sz w:val="22"/>
          <w:szCs w:val="22"/>
          <w:lang w:val="en-US"/>
        </w:rPr>
        <w:t xml:space="preserve">What we know about marine megafauna and functional diversity </w:t>
      </w:r>
    </w:p>
    <w:p w14:paraId="518B829A" w14:textId="77777777" w:rsidR="000138E2" w:rsidRPr="000138E2" w:rsidRDefault="000138E2" w:rsidP="000138E2">
      <w:pPr>
        <w:pStyle w:val="ListParagraph"/>
        <w:numPr>
          <w:ilvl w:val="0"/>
          <w:numId w:val="2"/>
        </w:numPr>
        <w:rPr>
          <w:sz w:val="22"/>
          <w:szCs w:val="22"/>
          <w:lang w:val="en-US"/>
        </w:rPr>
      </w:pPr>
      <w:r w:rsidRPr="000138E2">
        <w:rPr>
          <w:sz w:val="22"/>
          <w:szCs w:val="22"/>
          <w:lang w:val="en-US"/>
        </w:rPr>
        <w:t>Marine megafauna (</w:t>
      </w:r>
      <w:proofErr w:type="gramStart"/>
      <w:r w:rsidRPr="000138E2">
        <w:rPr>
          <w:sz w:val="22"/>
          <w:szCs w:val="22"/>
          <w:lang w:val="en-US"/>
        </w:rPr>
        <w:t>i.e.</w:t>
      </w:r>
      <w:proofErr w:type="gramEnd"/>
      <w:r w:rsidRPr="000138E2">
        <w:rPr>
          <w:sz w:val="22"/>
          <w:szCs w:val="22"/>
          <w:lang w:val="en-US"/>
        </w:rPr>
        <w:t xml:space="preserve"> all large-bodied marine animals with a body mass of &gt;45 kg) perform a vast array of key ecological functions in the world’s ecosystems, yet ongoing anthropogenic pressures are undermining the integrity of their functional diversity. </w:t>
      </w:r>
    </w:p>
    <w:p w14:paraId="701E39B1" w14:textId="37B3C348" w:rsidR="000138E2" w:rsidRPr="000138E2" w:rsidRDefault="000138E2" w:rsidP="000138E2">
      <w:pPr>
        <w:pStyle w:val="ListParagraph"/>
        <w:numPr>
          <w:ilvl w:val="0"/>
          <w:numId w:val="2"/>
        </w:numPr>
        <w:rPr>
          <w:sz w:val="22"/>
          <w:szCs w:val="22"/>
          <w:lang w:val="en-US"/>
        </w:rPr>
      </w:pPr>
      <w:commentRangeStart w:id="3"/>
      <w:commentRangeStart w:id="4"/>
      <w:r w:rsidRPr="000138E2">
        <w:rPr>
          <w:sz w:val="22"/>
          <w:szCs w:val="22"/>
          <w:lang w:val="en-US"/>
        </w:rPr>
        <w:t xml:space="preserve">Maintaining the breadth of ecological functions performed by a species community (i.e., functional richness) is important for ensuring the functioning and stability of ecosystems. Ecological contributions will be most vulnerable </w:t>
      </w:r>
      <w:ins w:id="5" w:author="John Griffin" w:date="2023-05-03T13:13:00Z">
        <w:r w:rsidR="00092F42">
          <w:rPr>
            <w:sz w:val="22"/>
            <w:szCs w:val="22"/>
            <w:lang w:val="en-US"/>
          </w:rPr>
          <w:t>under</w:t>
        </w:r>
      </w:ins>
      <w:del w:id="6" w:author="John Griffin" w:date="2023-05-03T13:13:00Z">
        <w:r w:rsidRPr="000138E2" w:rsidDel="00092F42">
          <w:rPr>
            <w:sz w:val="22"/>
            <w:szCs w:val="22"/>
            <w:lang w:val="en-US"/>
          </w:rPr>
          <w:delText>to</w:delText>
        </w:r>
      </w:del>
      <w:r w:rsidRPr="000138E2">
        <w:rPr>
          <w:sz w:val="22"/>
          <w:szCs w:val="22"/>
          <w:lang w:val="en-US"/>
        </w:rPr>
        <w:t xml:space="preserve"> species loss where functions are maintained by a single or few species (i.e., where functional redundancy is low). </w:t>
      </w:r>
    </w:p>
    <w:p w14:paraId="52981CC8" w14:textId="77777777" w:rsidR="000138E2" w:rsidRDefault="000138E2" w:rsidP="000138E2">
      <w:pPr>
        <w:pStyle w:val="ListParagraph"/>
        <w:numPr>
          <w:ilvl w:val="0"/>
          <w:numId w:val="2"/>
        </w:numPr>
        <w:rPr>
          <w:ins w:id="7" w:author="John Griffin" w:date="2023-05-04T14:47:00Z"/>
          <w:sz w:val="22"/>
          <w:szCs w:val="22"/>
          <w:lang w:val="en-US"/>
        </w:rPr>
      </w:pPr>
      <w:r w:rsidRPr="000138E2">
        <w:rPr>
          <w:sz w:val="22"/>
          <w:szCs w:val="22"/>
          <w:lang w:val="en-US"/>
        </w:rPr>
        <w:t xml:space="preserve">Identifying where the diversity of such contributions is most at risk is therefore crucial for preserving healthy ecosystems.  </w:t>
      </w:r>
      <w:commentRangeEnd w:id="3"/>
      <w:r w:rsidRPr="000138E2">
        <w:rPr>
          <w:rStyle w:val="CommentReference"/>
          <w:sz w:val="22"/>
          <w:szCs w:val="22"/>
        </w:rPr>
        <w:commentReference w:id="3"/>
      </w:r>
      <w:commentRangeEnd w:id="4"/>
      <w:r w:rsidRPr="000138E2">
        <w:rPr>
          <w:rStyle w:val="CommentReference"/>
          <w:sz w:val="22"/>
          <w:szCs w:val="22"/>
        </w:rPr>
        <w:commentReference w:id="4"/>
      </w:r>
    </w:p>
    <w:p w14:paraId="6B9CB30D" w14:textId="77777777" w:rsidR="009F49B5" w:rsidRDefault="009F49B5" w:rsidP="009F49B5">
      <w:pPr>
        <w:rPr>
          <w:ins w:id="8" w:author="John Griffin" w:date="2023-05-04T14:47:00Z"/>
          <w:sz w:val="22"/>
          <w:szCs w:val="22"/>
          <w:lang w:val="en-US"/>
        </w:rPr>
      </w:pPr>
    </w:p>
    <w:p w14:paraId="2B85BD96" w14:textId="1ACA6F9A" w:rsidR="009F49B5" w:rsidRPr="009F49B5" w:rsidRDefault="009F49B5">
      <w:pPr>
        <w:rPr>
          <w:sz w:val="22"/>
          <w:szCs w:val="22"/>
          <w:lang w:val="en-US"/>
          <w:rPrChange w:id="9" w:author="John Griffin" w:date="2023-05-04T14:47:00Z">
            <w:rPr>
              <w:lang w:val="en-US"/>
            </w:rPr>
          </w:rPrChange>
        </w:rPr>
        <w:pPrChange w:id="10" w:author="John Griffin" w:date="2023-05-04T14:47:00Z">
          <w:pPr>
            <w:pStyle w:val="ListParagraph"/>
            <w:numPr>
              <w:numId w:val="2"/>
            </w:numPr>
            <w:ind w:hanging="360"/>
          </w:pPr>
        </w:pPrChange>
      </w:pPr>
      <w:ins w:id="11" w:author="John Griffin" w:date="2023-05-04T14:47:00Z">
        <w:r>
          <w:rPr>
            <w:sz w:val="22"/>
            <w:szCs w:val="22"/>
            <w:lang w:val="en-US"/>
          </w:rPr>
          <w:t xml:space="preserve">More specifically: we expect some links between species richness and functional richness, and perhaps low richness areas and low redundancy, but does richness cover it all? No. We see some large deviations. </w:t>
        </w:r>
      </w:ins>
    </w:p>
    <w:p w14:paraId="30950AA3" w14:textId="77777777" w:rsidR="000138E2" w:rsidRPr="000138E2" w:rsidRDefault="000138E2" w:rsidP="000138E2">
      <w:pPr>
        <w:rPr>
          <w:sz w:val="22"/>
          <w:szCs w:val="22"/>
          <w:lang w:val="en-US"/>
        </w:rPr>
      </w:pPr>
    </w:p>
    <w:p w14:paraId="60C5CADB" w14:textId="77777777" w:rsidR="000138E2" w:rsidRPr="000138E2" w:rsidRDefault="000138E2" w:rsidP="000138E2">
      <w:pPr>
        <w:rPr>
          <w:i/>
          <w:iCs/>
          <w:color w:val="767171" w:themeColor="background2" w:themeShade="80"/>
          <w:sz w:val="22"/>
          <w:szCs w:val="22"/>
          <w:lang w:val="en-US"/>
        </w:rPr>
      </w:pPr>
      <w:r w:rsidRPr="000138E2">
        <w:rPr>
          <w:i/>
          <w:iCs/>
          <w:color w:val="767171" w:themeColor="background2" w:themeShade="80"/>
          <w:sz w:val="22"/>
          <w:szCs w:val="22"/>
          <w:lang w:val="en-US"/>
        </w:rPr>
        <w:t xml:space="preserve">The knowledge </w:t>
      </w:r>
      <w:proofErr w:type="gramStart"/>
      <w:r w:rsidRPr="000138E2">
        <w:rPr>
          <w:i/>
          <w:iCs/>
          <w:color w:val="767171" w:themeColor="background2" w:themeShade="80"/>
          <w:sz w:val="22"/>
          <w:szCs w:val="22"/>
          <w:lang w:val="en-US"/>
        </w:rPr>
        <w:t>gap</w:t>
      </w:r>
      <w:proofErr w:type="gramEnd"/>
      <w:r w:rsidRPr="000138E2">
        <w:rPr>
          <w:i/>
          <w:iCs/>
          <w:color w:val="767171" w:themeColor="background2" w:themeShade="80"/>
          <w:sz w:val="22"/>
          <w:szCs w:val="22"/>
          <w:lang w:val="en-US"/>
        </w:rPr>
        <w:t xml:space="preserve"> </w:t>
      </w:r>
    </w:p>
    <w:p w14:paraId="1F0423E1" w14:textId="1956E772" w:rsidR="000138E2" w:rsidRPr="000138E2" w:rsidRDefault="000138E2" w:rsidP="000138E2">
      <w:pPr>
        <w:pStyle w:val="ListParagraph"/>
        <w:numPr>
          <w:ilvl w:val="0"/>
          <w:numId w:val="2"/>
        </w:numPr>
        <w:rPr>
          <w:sz w:val="22"/>
          <w:szCs w:val="22"/>
          <w:lang w:val="en-US"/>
        </w:rPr>
      </w:pPr>
      <w:r w:rsidRPr="000138E2">
        <w:rPr>
          <w:sz w:val="22"/>
          <w:szCs w:val="22"/>
          <w:lang w:val="en-US"/>
        </w:rPr>
        <w:t xml:space="preserve">Spatial prioritization in conservation planning have long focused on identifying areas with high species richness, thus maximizing the number of species safeguarded. However, these areas may not effectively capture areas with the most functionally diverse </w:t>
      </w:r>
      <w:ins w:id="12" w:author="Pimiento C." w:date="2023-04-24T12:06:00Z">
        <w:r w:rsidR="00B77F96">
          <w:rPr>
            <w:sz w:val="22"/>
            <w:szCs w:val="22"/>
            <w:lang w:val="en-US"/>
          </w:rPr>
          <w:t>and</w:t>
        </w:r>
      </w:ins>
      <w:r w:rsidRPr="000138E2">
        <w:rPr>
          <w:sz w:val="22"/>
          <w:szCs w:val="22"/>
          <w:lang w:val="en-US"/>
        </w:rPr>
        <w:t xml:space="preserve"> vulnerable species and therefore may fail to protect the full range of species’ roles in ecosystems.</w:t>
      </w:r>
    </w:p>
    <w:p w14:paraId="7CE12CED" w14:textId="77777777" w:rsidR="000138E2" w:rsidRDefault="000138E2" w:rsidP="000138E2">
      <w:pPr>
        <w:pStyle w:val="ListParagraph"/>
        <w:numPr>
          <w:ilvl w:val="0"/>
          <w:numId w:val="2"/>
        </w:numPr>
        <w:rPr>
          <w:ins w:id="13" w:author="John Griffin" w:date="2023-05-03T13:00:00Z"/>
          <w:sz w:val="22"/>
          <w:szCs w:val="22"/>
          <w:lang w:val="en-US"/>
        </w:rPr>
      </w:pPr>
      <w:commentRangeStart w:id="14"/>
      <w:r w:rsidRPr="000138E2">
        <w:rPr>
          <w:sz w:val="22"/>
          <w:szCs w:val="22"/>
          <w:lang w:val="en-US"/>
        </w:rPr>
        <w:t xml:space="preserve">While the functional diversity of marine megafauna and its vulnerability to species extinction have been previously assessed, the biogeography of these patterns remain unknown. </w:t>
      </w:r>
      <w:commentRangeEnd w:id="14"/>
      <w:r w:rsidR="00092F42">
        <w:rPr>
          <w:rStyle w:val="CommentReference"/>
        </w:rPr>
        <w:commentReference w:id="14"/>
      </w:r>
    </w:p>
    <w:p w14:paraId="61E3F220" w14:textId="7D2D2735" w:rsidR="00E71A24" w:rsidRDefault="009F49B5" w:rsidP="009F49B5">
      <w:pPr>
        <w:rPr>
          <w:ins w:id="15" w:author="John Griffin" w:date="2023-05-04T14:46:00Z"/>
          <w:sz w:val="22"/>
          <w:szCs w:val="22"/>
          <w:lang w:val="en-US"/>
        </w:rPr>
      </w:pPr>
      <w:ins w:id="16" w:author="John Griffin" w:date="2023-05-04T14:45:00Z">
        <w:r>
          <w:rPr>
            <w:sz w:val="22"/>
            <w:szCs w:val="22"/>
            <w:lang w:val="en-US"/>
          </w:rPr>
          <w:t xml:space="preserve">More specifically: we know global contributions, but local contributions and importance may vary, and we may see different species’ contributing most strongly </w:t>
        </w:r>
        <w:proofErr w:type="gramStart"/>
        <w:r>
          <w:rPr>
            <w:sz w:val="22"/>
            <w:szCs w:val="22"/>
            <w:lang w:val="en-US"/>
          </w:rPr>
          <w:t>in</w:t>
        </w:r>
        <w:proofErr w:type="gramEnd"/>
        <w:r>
          <w:rPr>
            <w:sz w:val="22"/>
            <w:szCs w:val="22"/>
            <w:lang w:val="en-US"/>
          </w:rPr>
          <w:t xml:space="preserve"> different regions. </w:t>
        </w:r>
      </w:ins>
    </w:p>
    <w:p w14:paraId="7BA7F7B6" w14:textId="0EC64DF4" w:rsidR="009F49B5" w:rsidRDefault="009F49B5" w:rsidP="009F49B5">
      <w:pPr>
        <w:rPr>
          <w:ins w:id="17" w:author="John Griffin" w:date="2023-05-04T14:45:00Z"/>
          <w:sz w:val="22"/>
          <w:szCs w:val="22"/>
          <w:lang w:val="en-US"/>
        </w:rPr>
      </w:pPr>
      <w:ins w:id="18" w:author="John Griffin" w:date="2023-05-04T14:46:00Z">
        <w:r>
          <w:rPr>
            <w:sz w:val="22"/>
            <w:szCs w:val="22"/>
            <w:lang w:val="en-US"/>
          </w:rPr>
          <w:t xml:space="preserve">Are functional richness areas covered by species richness? </w:t>
        </w:r>
      </w:ins>
    </w:p>
    <w:p w14:paraId="407B0D5F" w14:textId="7D1F0897" w:rsidR="009F49B5" w:rsidRPr="00E71A24" w:rsidRDefault="009F49B5">
      <w:pPr>
        <w:rPr>
          <w:sz w:val="22"/>
          <w:szCs w:val="22"/>
          <w:lang w:val="en-US"/>
          <w:rPrChange w:id="19" w:author="John Griffin" w:date="2023-05-03T13:01:00Z">
            <w:rPr>
              <w:lang w:val="en-US"/>
            </w:rPr>
          </w:rPrChange>
        </w:rPr>
        <w:pPrChange w:id="20" w:author="John Griffin" w:date="2023-05-04T14:45:00Z">
          <w:pPr>
            <w:pStyle w:val="ListParagraph"/>
            <w:numPr>
              <w:numId w:val="2"/>
            </w:numPr>
            <w:ind w:hanging="360"/>
          </w:pPr>
        </w:pPrChange>
      </w:pPr>
      <w:ins w:id="21" w:author="John Griffin" w:date="2023-05-04T14:46:00Z">
        <w:r>
          <w:rPr>
            <w:sz w:val="22"/>
            <w:szCs w:val="22"/>
            <w:lang w:val="en-US"/>
          </w:rPr>
          <w:t xml:space="preserve">Is there any overlap between areas of high functional richness and low redundancy? </w:t>
        </w:r>
      </w:ins>
    </w:p>
    <w:p w14:paraId="65857728" w14:textId="77777777" w:rsidR="000138E2" w:rsidRPr="000138E2" w:rsidRDefault="000138E2" w:rsidP="000138E2">
      <w:pPr>
        <w:rPr>
          <w:sz w:val="22"/>
          <w:szCs w:val="22"/>
          <w:lang w:val="en-US"/>
        </w:rPr>
      </w:pPr>
    </w:p>
    <w:p w14:paraId="4C392B7F" w14:textId="77777777" w:rsidR="000138E2" w:rsidRPr="000138E2" w:rsidRDefault="000138E2" w:rsidP="000138E2">
      <w:pPr>
        <w:rPr>
          <w:i/>
          <w:iCs/>
          <w:color w:val="767171" w:themeColor="background2" w:themeShade="80"/>
          <w:sz w:val="22"/>
          <w:szCs w:val="22"/>
          <w:lang w:val="en-US"/>
        </w:rPr>
      </w:pPr>
      <w:r w:rsidRPr="000138E2">
        <w:rPr>
          <w:i/>
          <w:iCs/>
          <w:color w:val="767171" w:themeColor="background2" w:themeShade="80"/>
          <w:sz w:val="22"/>
          <w:szCs w:val="22"/>
          <w:lang w:val="en-US"/>
        </w:rPr>
        <w:t>Objectives</w:t>
      </w:r>
    </w:p>
    <w:p w14:paraId="48468B8A" w14:textId="1E3D58EB" w:rsidR="000138E2" w:rsidRPr="000138E2" w:rsidRDefault="000138E2" w:rsidP="000138E2">
      <w:pPr>
        <w:pStyle w:val="ListParagraph"/>
        <w:numPr>
          <w:ilvl w:val="0"/>
          <w:numId w:val="2"/>
        </w:numPr>
        <w:rPr>
          <w:sz w:val="22"/>
          <w:szCs w:val="22"/>
          <w:lang w:val="en-US"/>
        </w:rPr>
      </w:pPr>
      <w:commentRangeStart w:id="22"/>
      <w:commentRangeStart w:id="23"/>
      <w:del w:id="24" w:author="Pimiento C." w:date="2023-04-24T12:07:00Z">
        <w:r w:rsidRPr="000138E2" w:rsidDel="00B77F96">
          <w:rPr>
            <w:sz w:val="22"/>
            <w:szCs w:val="22"/>
            <w:lang w:val="en-US"/>
          </w:rPr>
          <w:delText>In this study</w:delText>
        </w:r>
      </w:del>
      <w:ins w:id="25" w:author="Pimiento C." w:date="2023-04-24T12:07:00Z">
        <w:r w:rsidR="00B77F96">
          <w:rPr>
            <w:sz w:val="22"/>
            <w:szCs w:val="22"/>
            <w:lang w:val="en-US"/>
          </w:rPr>
          <w:t>Here,</w:t>
        </w:r>
      </w:ins>
      <w:r w:rsidRPr="000138E2">
        <w:rPr>
          <w:sz w:val="22"/>
          <w:szCs w:val="22"/>
          <w:lang w:val="en-US"/>
        </w:rPr>
        <w:t xml:space="preserve"> we combined functional trait data with species’ global distributions in order to assess the spatial patterns of functional diversity of marine megafauna and pinpoint where their ecological contributions are most diverse and most vulnerable to species </w:t>
      </w:r>
      <w:proofErr w:type="gramStart"/>
      <w:r w:rsidRPr="000138E2">
        <w:rPr>
          <w:sz w:val="22"/>
          <w:szCs w:val="22"/>
          <w:lang w:val="en-US"/>
        </w:rPr>
        <w:t>loss .</w:t>
      </w:r>
      <w:proofErr w:type="gramEnd"/>
      <w:r w:rsidRPr="000138E2">
        <w:rPr>
          <w:sz w:val="22"/>
          <w:szCs w:val="22"/>
          <w:lang w:val="en-US"/>
        </w:rPr>
        <w:t xml:space="preserve"> </w:t>
      </w:r>
      <w:commentRangeEnd w:id="22"/>
      <w:r w:rsidRPr="000138E2">
        <w:rPr>
          <w:rStyle w:val="CommentReference"/>
          <w:sz w:val="22"/>
          <w:szCs w:val="22"/>
        </w:rPr>
        <w:commentReference w:id="22"/>
      </w:r>
      <w:commentRangeEnd w:id="23"/>
      <w:r w:rsidRPr="000138E2">
        <w:rPr>
          <w:rStyle w:val="CommentReference"/>
          <w:sz w:val="22"/>
          <w:szCs w:val="22"/>
        </w:rPr>
        <w:commentReference w:id="23"/>
      </w:r>
      <w:commentRangeStart w:id="26"/>
      <w:r w:rsidRPr="000138E2">
        <w:rPr>
          <w:sz w:val="22"/>
          <w:szCs w:val="22"/>
          <w:lang w:val="en-US"/>
        </w:rPr>
        <w:t xml:space="preserve">Specifically, we identified and compared hotspots of species and functional richness and </w:t>
      </w:r>
      <w:del w:id="27" w:author="John Griffin" w:date="2023-05-03T11:34:00Z">
        <w:r w:rsidRPr="000138E2" w:rsidDel="00F13587">
          <w:rPr>
            <w:sz w:val="22"/>
            <w:szCs w:val="22"/>
            <w:lang w:val="en-US"/>
          </w:rPr>
          <w:delText>coldspots of</w:delText>
        </w:r>
      </w:del>
      <w:ins w:id="28" w:author="John Griffin" w:date="2023-05-03T11:34:00Z">
        <w:r w:rsidR="00F13587">
          <w:rPr>
            <w:sz w:val="22"/>
            <w:szCs w:val="22"/>
            <w:lang w:val="en-US"/>
          </w:rPr>
          <w:t>those lacking</w:t>
        </w:r>
      </w:ins>
      <w:r w:rsidRPr="000138E2">
        <w:rPr>
          <w:sz w:val="22"/>
          <w:szCs w:val="22"/>
          <w:lang w:val="en-US"/>
        </w:rPr>
        <w:t xml:space="preserve"> functional redundancy</w:t>
      </w:r>
      <w:ins w:id="29" w:author="Pimiento C." w:date="2023-04-24T12:08:00Z">
        <w:r w:rsidR="00B77F96">
          <w:rPr>
            <w:sz w:val="22"/>
            <w:szCs w:val="22"/>
            <w:lang w:val="en-US"/>
          </w:rPr>
          <w:t xml:space="preserve"> </w:t>
        </w:r>
      </w:ins>
      <w:del w:id="30" w:author="Pimiento C." w:date="2023-04-24T12:08:00Z">
        <w:r w:rsidRPr="000138E2" w:rsidDel="00B77F96">
          <w:rPr>
            <w:sz w:val="22"/>
            <w:szCs w:val="22"/>
            <w:lang w:val="en-US"/>
          </w:rPr>
          <w:delText xml:space="preserve">, complementing trait-based with species-based prioritization approaches </w:delText>
        </w:r>
      </w:del>
      <w:r w:rsidRPr="000138E2">
        <w:rPr>
          <w:sz w:val="22"/>
          <w:szCs w:val="22"/>
          <w:lang w:val="en-US"/>
        </w:rPr>
        <w:t xml:space="preserve">to identify areas of </w:t>
      </w:r>
      <w:del w:id="31" w:author="Pimiento C." w:date="2023-04-24T12:08:00Z">
        <w:r w:rsidRPr="000138E2" w:rsidDel="00B77F96">
          <w:rPr>
            <w:sz w:val="22"/>
            <w:szCs w:val="22"/>
            <w:lang w:val="en-US"/>
          </w:rPr>
          <w:delText xml:space="preserve">possible </w:delText>
        </w:r>
      </w:del>
      <w:r w:rsidRPr="000138E2">
        <w:rPr>
          <w:sz w:val="22"/>
          <w:szCs w:val="22"/>
          <w:lang w:val="en-US"/>
        </w:rPr>
        <w:t xml:space="preserve">conservation interest. </w:t>
      </w:r>
      <w:ins w:id="32" w:author="John Griffin" w:date="2023-05-03T11:35:00Z">
        <w:r w:rsidR="00F13587">
          <w:rPr>
            <w:sz w:val="22"/>
            <w:szCs w:val="22"/>
            <w:lang w:val="en-US"/>
          </w:rPr>
          <w:t>Within these hotspots, we</w:t>
        </w:r>
      </w:ins>
      <w:del w:id="33" w:author="John Griffin" w:date="2023-05-03T11:35:00Z">
        <w:r w:rsidRPr="000138E2" w:rsidDel="00F13587">
          <w:rPr>
            <w:sz w:val="22"/>
            <w:szCs w:val="22"/>
            <w:lang w:val="en-US"/>
          </w:rPr>
          <w:delText>We</w:delText>
        </w:r>
      </w:del>
      <w:r w:rsidRPr="000138E2">
        <w:rPr>
          <w:sz w:val="22"/>
          <w:szCs w:val="22"/>
          <w:lang w:val="en-US"/>
        </w:rPr>
        <w:t xml:space="preserve"> further applied the </w:t>
      </w:r>
      <w:del w:id="34" w:author="John Griffin" w:date="2023-05-03T11:35:00Z">
        <w:r w:rsidRPr="000138E2" w:rsidDel="00F13587">
          <w:rPr>
            <w:sz w:val="22"/>
            <w:szCs w:val="22"/>
            <w:lang w:val="en-US"/>
          </w:rPr>
          <w:delText xml:space="preserve">recently proposed </w:delText>
        </w:r>
      </w:del>
      <w:r w:rsidRPr="000138E2">
        <w:rPr>
          <w:sz w:val="22"/>
          <w:szCs w:val="22"/>
          <w:lang w:val="en-US"/>
        </w:rPr>
        <w:t xml:space="preserve">FUSE </w:t>
      </w:r>
      <w:ins w:id="35" w:author="Pimiento C." w:date="2023-04-24T12:08:00Z">
        <w:r w:rsidR="00B77F96">
          <w:rPr>
            <w:sz w:val="22"/>
            <w:szCs w:val="22"/>
            <w:lang w:val="en-US"/>
          </w:rPr>
          <w:t xml:space="preserve">(Functionally Unique, </w:t>
        </w:r>
      </w:ins>
      <w:ins w:id="36" w:author="Pimiento C." w:date="2023-04-24T12:09:00Z">
        <w:r w:rsidR="00B77F96">
          <w:rPr>
            <w:sz w:val="22"/>
            <w:szCs w:val="22"/>
            <w:lang w:val="en-US"/>
          </w:rPr>
          <w:t>Specialized</w:t>
        </w:r>
      </w:ins>
      <w:ins w:id="37" w:author="Pimiento C." w:date="2023-04-24T12:08:00Z">
        <w:r w:rsidR="00B77F96">
          <w:rPr>
            <w:sz w:val="22"/>
            <w:szCs w:val="22"/>
            <w:lang w:val="en-US"/>
          </w:rPr>
          <w:t xml:space="preserve"> and </w:t>
        </w:r>
      </w:ins>
      <w:ins w:id="38" w:author="Pimiento C." w:date="2023-04-24T12:09:00Z">
        <w:r w:rsidR="00B77F96">
          <w:rPr>
            <w:sz w:val="22"/>
            <w:szCs w:val="22"/>
            <w:lang w:val="en-US"/>
          </w:rPr>
          <w:t>Endangered</w:t>
        </w:r>
      </w:ins>
      <w:ins w:id="39" w:author="Pimiento C." w:date="2023-04-24T12:08:00Z">
        <w:r w:rsidR="00B77F96">
          <w:rPr>
            <w:sz w:val="22"/>
            <w:szCs w:val="22"/>
            <w:lang w:val="en-US"/>
          </w:rPr>
          <w:t xml:space="preserve">) </w:t>
        </w:r>
      </w:ins>
      <w:r w:rsidRPr="000138E2">
        <w:rPr>
          <w:sz w:val="22"/>
          <w:szCs w:val="22"/>
          <w:lang w:val="en-US"/>
        </w:rPr>
        <w:t xml:space="preserve">index </w:t>
      </w:r>
      <w:commentRangeStart w:id="40"/>
      <w:r w:rsidRPr="000138E2">
        <w:rPr>
          <w:sz w:val="22"/>
          <w:szCs w:val="22"/>
          <w:lang w:val="en-US"/>
        </w:rPr>
        <w:t xml:space="preserve">to </w:t>
      </w:r>
      <w:del w:id="41" w:author="John Griffin" w:date="2023-05-03T11:35:00Z">
        <w:r w:rsidRPr="000138E2" w:rsidDel="00F13587">
          <w:rPr>
            <w:sz w:val="22"/>
            <w:szCs w:val="22"/>
            <w:lang w:val="en-US"/>
          </w:rPr>
          <w:delText xml:space="preserve">species communities of the most functionally rich and least functionally redundant marine provinces </w:delText>
        </w:r>
        <w:commentRangeEnd w:id="40"/>
        <w:r w:rsidR="00B77F96" w:rsidDel="00F13587">
          <w:rPr>
            <w:rStyle w:val="CommentReference"/>
          </w:rPr>
          <w:commentReference w:id="40"/>
        </w:r>
        <w:r w:rsidRPr="000138E2" w:rsidDel="00F13587">
          <w:rPr>
            <w:sz w:val="22"/>
            <w:szCs w:val="22"/>
            <w:lang w:val="en-US"/>
          </w:rPr>
          <w:delText xml:space="preserve">to indicate </w:delText>
        </w:r>
      </w:del>
      <w:ins w:id="42" w:author="John Griffin" w:date="2023-05-03T11:35:00Z">
        <w:r w:rsidR="00F13587" w:rsidRPr="000138E2">
          <w:rPr>
            <w:sz w:val="22"/>
            <w:szCs w:val="22"/>
            <w:lang w:val="en-US"/>
          </w:rPr>
          <w:t>i</w:t>
        </w:r>
        <w:r w:rsidR="00F13587">
          <w:rPr>
            <w:sz w:val="22"/>
            <w:szCs w:val="22"/>
            <w:lang w:val="en-US"/>
          </w:rPr>
          <w:t>dentify</w:t>
        </w:r>
        <w:r w:rsidR="00F13587" w:rsidRPr="000138E2">
          <w:rPr>
            <w:sz w:val="22"/>
            <w:szCs w:val="22"/>
            <w:lang w:val="en-US"/>
          </w:rPr>
          <w:t xml:space="preserve"> </w:t>
        </w:r>
      </w:ins>
      <w:r w:rsidRPr="000138E2">
        <w:rPr>
          <w:sz w:val="22"/>
          <w:szCs w:val="22"/>
          <w:lang w:val="en-US"/>
        </w:rPr>
        <w:t xml:space="preserve">species of high conservation concern </w:t>
      </w:r>
      <w:del w:id="43" w:author="John Griffin" w:date="2023-05-03T11:36:00Z">
        <w:r w:rsidRPr="000138E2" w:rsidDel="00F13587">
          <w:rPr>
            <w:sz w:val="22"/>
            <w:szCs w:val="22"/>
            <w:lang w:val="en-US"/>
          </w:rPr>
          <w:delText>in the most diverse and vulnerable regions, respectively</w:delText>
        </w:r>
      </w:del>
      <w:ins w:id="44" w:author="John Griffin" w:date="2023-05-03T11:36:00Z">
        <w:r w:rsidR="00F13587">
          <w:rPr>
            <w:sz w:val="22"/>
            <w:szCs w:val="22"/>
            <w:lang w:val="en-US"/>
          </w:rPr>
          <w:t>inordinately supporting functional diversity</w:t>
        </w:r>
      </w:ins>
      <w:r w:rsidRPr="000138E2">
        <w:rPr>
          <w:sz w:val="22"/>
          <w:szCs w:val="22"/>
          <w:lang w:val="en-US"/>
        </w:rPr>
        <w:t xml:space="preserve">. </w:t>
      </w:r>
      <w:commentRangeEnd w:id="26"/>
      <w:r w:rsidR="00ED20CE">
        <w:rPr>
          <w:rStyle w:val="CommentReference"/>
        </w:rPr>
        <w:commentReference w:id="26"/>
      </w:r>
    </w:p>
    <w:p w14:paraId="55641642" w14:textId="77777777" w:rsidR="000138E2" w:rsidRPr="000138E2" w:rsidRDefault="000138E2" w:rsidP="000138E2">
      <w:pPr>
        <w:rPr>
          <w:sz w:val="22"/>
          <w:szCs w:val="22"/>
          <w:lang w:val="en-US"/>
        </w:rPr>
      </w:pPr>
    </w:p>
    <w:p w14:paraId="7BB6B5BE" w14:textId="77777777" w:rsidR="000138E2" w:rsidRPr="000138E2" w:rsidRDefault="000138E2" w:rsidP="000138E2">
      <w:pPr>
        <w:rPr>
          <w:i/>
          <w:iCs/>
          <w:color w:val="767171" w:themeColor="background2" w:themeShade="80"/>
          <w:sz w:val="22"/>
          <w:szCs w:val="22"/>
          <w:lang w:val="en-US"/>
        </w:rPr>
      </w:pPr>
      <w:r w:rsidRPr="000138E2">
        <w:rPr>
          <w:i/>
          <w:iCs/>
          <w:color w:val="767171" w:themeColor="background2" w:themeShade="80"/>
          <w:sz w:val="22"/>
          <w:szCs w:val="22"/>
          <w:lang w:val="en-US"/>
        </w:rPr>
        <w:t>Results</w:t>
      </w:r>
    </w:p>
    <w:p w14:paraId="2B673D13" w14:textId="77777777" w:rsidR="000138E2" w:rsidRPr="000138E2" w:rsidRDefault="000138E2" w:rsidP="000138E2">
      <w:pPr>
        <w:pStyle w:val="ListParagraph"/>
        <w:numPr>
          <w:ilvl w:val="0"/>
          <w:numId w:val="2"/>
        </w:numPr>
        <w:rPr>
          <w:sz w:val="22"/>
          <w:szCs w:val="22"/>
          <w:lang w:val="en-US"/>
        </w:rPr>
      </w:pPr>
      <w:r w:rsidRPr="000138E2">
        <w:rPr>
          <w:sz w:val="22"/>
          <w:szCs w:val="22"/>
          <w:lang w:val="en-US"/>
        </w:rPr>
        <w:t>Functional richness concentrated along the continental shelves, peaking at the tropics. Functional redundancy peaked in the Caspian Sea, while plummeting at polar latitudes.</w:t>
      </w:r>
    </w:p>
    <w:p w14:paraId="329ECFE7" w14:textId="494B4AD7" w:rsidR="000138E2" w:rsidRPr="000138E2" w:rsidDel="00ED20CE" w:rsidRDefault="000138E2" w:rsidP="000138E2">
      <w:pPr>
        <w:pStyle w:val="ListParagraph"/>
        <w:numPr>
          <w:ilvl w:val="0"/>
          <w:numId w:val="2"/>
        </w:numPr>
        <w:rPr>
          <w:del w:id="45" w:author="Catalina Pimiento Hernandez" w:date="2023-04-24T17:31:00Z"/>
          <w:sz w:val="22"/>
          <w:szCs w:val="22"/>
          <w:lang w:val="en-US"/>
        </w:rPr>
      </w:pPr>
      <w:del w:id="46" w:author="Pimiento C." w:date="2023-04-24T12:12:00Z">
        <w:r w:rsidRPr="000138E2" w:rsidDel="00B77F96">
          <w:rPr>
            <w:sz w:val="22"/>
            <w:szCs w:val="22"/>
            <w:lang w:val="en-US"/>
          </w:rPr>
          <w:delText xml:space="preserve">We observed </w:delText>
        </w:r>
      </w:del>
      <w:ins w:id="47" w:author="Pimiento C." w:date="2023-04-24T12:12:00Z">
        <w:r w:rsidR="00B77F96">
          <w:rPr>
            <w:sz w:val="22"/>
            <w:szCs w:val="22"/>
            <w:lang w:val="en-US"/>
          </w:rPr>
          <w:t>H</w:t>
        </w:r>
      </w:ins>
      <w:del w:id="48" w:author="Pimiento C." w:date="2023-04-24T12:12:00Z">
        <w:r w:rsidRPr="000138E2" w:rsidDel="00B77F96">
          <w:rPr>
            <w:sz w:val="22"/>
            <w:szCs w:val="22"/>
            <w:lang w:val="en-US"/>
          </w:rPr>
          <w:delText>h</w:delText>
        </w:r>
      </w:del>
      <w:r w:rsidRPr="000138E2">
        <w:rPr>
          <w:sz w:val="22"/>
          <w:szCs w:val="22"/>
          <w:lang w:val="en-US"/>
        </w:rPr>
        <w:t>otspots of functional and species richness overlap</w:t>
      </w:r>
      <w:del w:id="49" w:author="Pimiento C." w:date="2023-04-24T12:12:00Z">
        <w:r w:rsidRPr="000138E2" w:rsidDel="00B77F96">
          <w:rPr>
            <w:sz w:val="22"/>
            <w:szCs w:val="22"/>
            <w:lang w:val="en-US"/>
          </w:rPr>
          <w:delText>ping</w:delText>
        </w:r>
      </w:del>
      <w:r w:rsidRPr="000138E2">
        <w:rPr>
          <w:sz w:val="22"/>
          <w:szCs w:val="22"/>
          <w:lang w:val="en-US"/>
        </w:rPr>
        <w:t xml:space="preserve"> at tropical latitudes. </w:t>
      </w:r>
      <w:ins w:id="50" w:author="Catalina Pimiento Hernandez" w:date="2023-04-24T17:31:00Z">
        <w:r w:rsidR="00ED20CE">
          <w:rPr>
            <w:sz w:val="22"/>
            <w:szCs w:val="22"/>
            <w:lang w:val="en-US"/>
          </w:rPr>
          <w:t xml:space="preserve">However, </w:t>
        </w:r>
      </w:ins>
    </w:p>
    <w:p w14:paraId="119AAE22" w14:textId="1D882D65" w:rsidR="000138E2" w:rsidRPr="00ED20CE" w:rsidRDefault="00ED20CE" w:rsidP="00ED20CE">
      <w:pPr>
        <w:pStyle w:val="ListParagraph"/>
        <w:numPr>
          <w:ilvl w:val="0"/>
          <w:numId w:val="2"/>
        </w:numPr>
        <w:rPr>
          <w:sz w:val="22"/>
          <w:szCs w:val="22"/>
          <w:lang w:val="en-US"/>
          <w:rPrChange w:id="51" w:author="Catalina Pimiento Hernandez" w:date="2023-04-24T17:31:00Z">
            <w:rPr>
              <w:lang w:val="en-US"/>
            </w:rPr>
          </w:rPrChange>
        </w:rPr>
      </w:pPr>
      <w:ins w:id="52" w:author="Catalina Pimiento Hernandez" w:date="2023-04-24T17:31:00Z">
        <w:r>
          <w:rPr>
            <w:sz w:val="22"/>
            <w:szCs w:val="22"/>
            <w:lang w:val="en-US"/>
          </w:rPr>
          <w:t>c</w:t>
        </w:r>
      </w:ins>
      <w:del w:id="53" w:author="Catalina Pimiento Hernandez" w:date="2023-04-24T17:31:00Z">
        <w:r w:rsidR="000138E2" w:rsidRPr="00ED20CE" w:rsidDel="00ED20CE">
          <w:rPr>
            <w:sz w:val="22"/>
            <w:szCs w:val="22"/>
            <w:lang w:val="en-US"/>
            <w:rPrChange w:id="54" w:author="Catalina Pimiento Hernandez" w:date="2023-04-24T17:31:00Z">
              <w:rPr>
                <w:lang w:val="en-US"/>
              </w:rPr>
            </w:rPrChange>
          </w:rPr>
          <w:delText>C</w:delText>
        </w:r>
      </w:del>
      <w:r w:rsidR="000138E2" w:rsidRPr="00ED20CE">
        <w:rPr>
          <w:sz w:val="22"/>
          <w:szCs w:val="22"/>
          <w:lang w:val="en-US"/>
          <w:rPrChange w:id="55" w:author="Catalina Pimiento Hernandez" w:date="2023-04-24T17:31:00Z">
            <w:rPr>
              <w:lang w:val="en-US"/>
            </w:rPr>
          </w:rPrChange>
        </w:rPr>
        <w:t>oastal hotspots in the Mediterranean Sea, Northern European Sea, and Islands of the Tropic and Temperate Pacific remained exclusive functional richness hotspots.</w:t>
      </w:r>
      <w:ins w:id="56" w:author="John Griffin" w:date="2023-05-04T14:49:00Z">
        <w:r w:rsidR="009F49B5">
          <w:rPr>
            <w:sz w:val="22"/>
            <w:szCs w:val="22"/>
            <w:lang w:val="en-US"/>
          </w:rPr>
          <w:t xml:space="preserve"> W</w:t>
        </w:r>
      </w:ins>
      <w:ins w:id="57" w:author="John Griffin" w:date="2023-05-04T14:50:00Z">
        <w:r w:rsidR="009F49B5">
          <w:rPr>
            <w:sz w:val="22"/>
            <w:szCs w:val="22"/>
            <w:lang w:val="en-US"/>
          </w:rPr>
          <w:t xml:space="preserve">E NEED TO EMPHASISE THIS MORE. </w:t>
        </w:r>
      </w:ins>
    </w:p>
    <w:p w14:paraId="76170053" w14:textId="6C6B96D9" w:rsidR="000138E2" w:rsidRPr="000138E2" w:rsidRDefault="000138E2" w:rsidP="000138E2">
      <w:pPr>
        <w:pStyle w:val="ListParagraph"/>
        <w:numPr>
          <w:ilvl w:val="0"/>
          <w:numId w:val="2"/>
        </w:numPr>
        <w:rPr>
          <w:sz w:val="22"/>
          <w:szCs w:val="22"/>
          <w:lang w:val="en-US"/>
        </w:rPr>
      </w:pPr>
      <w:commentRangeStart w:id="58"/>
      <w:del w:id="59" w:author="John Griffin" w:date="2023-05-03T11:37:00Z">
        <w:r w:rsidRPr="000138E2" w:rsidDel="00F13587">
          <w:rPr>
            <w:sz w:val="22"/>
            <w:szCs w:val="22"/>
            <w:lang w:val="en-US"/>
          </w:rPr>
          <w:delText xml:space="preserve">Coldspots </w:delText>
        </w:r>
      </w:del>
      <w:ins w:id="60" w:author="John Griffin" w:date="2023-05-03T11:37:00Z">
        <w:r w:rsidR="00F13587">
          <w:rPr>
            <w:sz w:val="22"/>
            <w:szCs w:val="22"/>
            <w:lang w:val="en-US"/>
          </w:rPr>
          <w:t>Areas lacking</w:t>
        </w:r>
      </w:ins>
      <w:del w:id="61" w:author="John Griffin" w:date="2023-05-03T11:37:00Z">
        <w:r w:rsidRPr="000138E2" w:rsidDel="00F13587">
          <w:rPr>
            <w:sz w:val="22"/>
            <w:szCs w:val="22"/>
            <w:lang w:val="en-US"/>
          </w:rPr>
          <w:delText xml:space="preserve">of </w:delText>
        </w:r>
      </w:del>
      <w:ins w:id="62" w:author="John Griffin" w:date="2023-05-03T11:37:00Z">
        <w:r w:rsidR="00F13587">
          <w:rPr>
            <w:sz w:val="22"/>
            <w:szCs w:val="22"/>
            <w:lang w:val="en-US"/>
          </w:rPr>
          <w:t xml:space="preserve"> </w:t>
        </w:r>
      </w:ins>
      <w:r w:rsidRPr="000138E2">
        <w:rPr>
          <w:sz w:val="22"/>
          <w:szCs w:val="22"/>
          <w:lang w:val="en-US"/>
        </w:rPr>
        <w:t>functional redundancy were limited to high temperate and polar latitudes, thus not encompassing any other diversity hotspots.</w:t>
      </w:r>
      <w:commentRangeEnd w:id="58"/>
      <w:r w:rsidR="00ED20CE">
        <w:rPr>
          <w:rStyle w:val="CommentReference"/>
        </w:rPr>
        <w:commentReference w:id="58"/>
      </w:r>
      <w:ins w:id="63" w:author="John Griffin" w:date="2023-05-04T14:50:00Z">
        <w:r w:rsidR="009F49B5">
          <w:rPr>
            <w:sz w:val="22"/>
            <w:szCs w:val="22"/>
            <w:lang w:val="en-US"/>
          </w:rPr>
          <w:t>(WE NEED TO LOOK AT WHETHER THIS IS ALL DOWN TO LOW SPECIES RICHNESS)</w:t>
        </w:r>
      </w:ins>
    </w:p>
    <w:p w14:paraId="6B747646" w14:textId="4CACD870" w:rsidR="000138E2" w:rsidRDefault="000138E2" w:rsidP="000138E2">
      <w:pPr>
        <w:pStyle w:val="ListParagraph"/>
        <w:numPr>
          <w:ilvl w:val="0"/>
          <w:numId w:val="2"/>
        </w:numPr>
        <w:rPr>
          <w:ins w:id="64" w:author="John Griffin" w:date="2023-05-04T14:51:00Z"/>
          <w:sz w:val="22"/>
          <w:szCs w:val="22"/>
          <w:lang w:val="en-US"/>
        </w:rPr>
      </w:pPr>
      <w:commentRangeStart w:id="65"/>
      <w:r w:rsidRPr="000138E2">
        <w:rPr>
          <w:sz w:val="22"/>
          <w:szCs w:val="22"/>
          <w:lang w:val="en-US"/>
        </w:rPr>
        <w:lastRenderedPageBreak/>
        <w:t xml:space="preserve">Provinces of hotspots of functional richness </w:t>
      </w:r>
      <w:commentRangeEnd w:id="65"/>
      <w:r w:rsidR="00ED20CE">
        <w:rPr>
          <w:rStyle w:val="CommentReference"/>
        </w:rPr>
        <w:commentReference w:id="65"/>
      </w:r>
      <w:r w:rsidRPr="000138E2">
        <w:rPr>
          <w:sz w:val="22"/>
          <w:szCs w:val="22"/>
          <w:lang w:val="en-US"/>
        </w:rPr>
        <w:t xml:space="preserve">harbored species featuring in the top 20% of the global FUSE species, predominantly sharks and </w:t>
      </w:r>
      <w:del w:id="66" w:author="Catalina Pimiento Hernandez" w:date="2023-04-24T17:34:00Z">
        <w:r w:rsidRPr="000138E2" w:rsidDel="00ED20CE">
          <w:rPr>
            <w:sz w:val="22"/>
            <w:szCs w:val="22"/>
            <w:lang w:val="en-US"/>
          </w:rPr>
          <w:delText>reptiles</w:delText>
        </w:r>
      </w:del>
      <w:ins w:id="67" w:author="Catalina Pimiento Hernandez" w:date="2023-04-24T17:34:00Z">
        <w:r w:rsidR="00ED20CE">
          <w:rPr>
            <w:sz w:val="22"/>
            <w:szCs w:val="22"/>
            <w:lang w:val="en-US"/>
          </w:rPr>
          <w:t>sea turtles</w:t>
        </w:r>
      </w:ins>
      <w:r w:rsidRPr="000138E2">
        <w:rPr>
          <w:sz w:val="22"/>
          <w:szCs w:val="22"/>
          <w:lang w:val="en-US"/>
        </w:rPr>
        <w:t xml:space="preserve">, while cetaceans and fish </w:t>
      </w:r>
      <w:commentRangeStart w:id="68"/>
      <w:r w:rsidRPr="000138E2">
        <w:rPr>
          <w:sz w:val="22"/>
          <w:szCs w:val="22"/>
          <w:lang w:val="en-US"/>
        </w:rPr>
        <w:t xml:space="preserve">dominated provinces </w:t>
      </w:r>
      <w:del w:id="69" w:author="John Griffin" w:date="2023-05-03T11:38:00Z">
        <w:r w:rsidRPr="000138E2" w:rsidDel="00F13587">
          <w:rPr>
            <w:sz w:val="22"/>
            <w:szCs w:val="22"/>
            <w:lang w:val="en-US"/>
          </w:rPr>
          <w:delText>of coldspots of</w:delText>
        </w:r>
      </w:del>
      <w:ins w:id="70" w:author="John Griffin" w:date="2023-05-03T11:38:00Z">
        <w:r w:rsidR="00F13587">
          <w:rPr>
            <w:sz w:val="22"/>
            <w:szCs w:val="22"/>
            <w:lang w:val="en-US"/>
          </w:rPr>
          <w:t>lacking</w:t>
        </w:r>
      </w:ins>
      <w:r w:rsidRPr="000138E2">
        <w:rPr>
          <w:sz w:val="22"/>
          <w:szCs w:val="22"/>
          <w:lang w:val="en-US"/>
        </w:rPr>
        <w:t xml:space="preserve"> functional redundancy</w:t>
      </w:r>
      <w:commentRangeEnd w:id="68"/>
      <w:r w:rsidR="003B0EC6">
        <w:rPr>
          <w:rStyle w:val="CommentReference"/>
        </w:rPr>
        <w:commentReference w:id="68"/>
      </w:r>
      <w:r w:rsidRPr="000138E2">
        <w:rPr>
          <w:sz w:val="22"/>
          <w:szCs w:val="22"/>
          <w:lang w:val="en-US"/>
        </w:rPr>
        <w:t xml:space="preserve">, spanning a much larger portion of the FUSE rank (90%). </w:t>
      </w:r>
    </w:p>
    <w:p w14:paraId="24ACC954" w14:textId="12DD8EDC" w:rsidR="009F49B5" w:rsidRDefault="009F49B5" w:rsidP="000138E2">
      <w:pPr>
        <w:pStyle w:val="ListParagraph"/>
        <w:numPr>
          <w:ilvl w:val="0"/>
          <w:numId w:val="2"/>
        </w:numPr>
        <w:rPr>
          <w:ins w:id="71" w:author="John Griffin" w:date="2023-05-04T14:52:00Z"/>
          <w:sz w:val="22"/>
          <w:szCs w:val="22"/>
          <w:lang w:val="en-US"/>
        </w:rPr>
      </w:pPr>
      <w:proofErr w:type="gramStart"/>
      <w:ins w:id="72" w:author="John Griffin" w:date="2023-05-04T14:51:00Z">
        <w:r>
          <w:rPr>
            <w:sz w:val="22"/>
            <w:szCs w:val="22"/>
            <w:lang w:val="en-US"/>
          </w:rPr>
          <w:t>YES</w:t>
        </w:r>
        <w:proofErr w:type="gramEnd"/>
        <w:r>
          <w:rPr>
            <w:sz w:val="22"/>
            <w:szCs w:val="22"/>
            <w:lang w:val="en-US"/>
          </w:rPr>
          <w:t xml:space="preserve"> BUT WE ALSO SAW THAT SPECIES COULD BE LOCALLY IMPORTANT WHILE GLOBALLY LOWER RANKED. WHAT SPECIES SHOWED THE GREATEST DEVIATION IN RANKING FROM GLOBAL TO LOCAL? </w:t>
        </w:r>
      </w:ins>
      <w:ins w:id="73" w:author="John Griffin" w:date="2023-05-04T14:52:00Z">
        <w:r>
          <w:rPr>
            <w:sz w:val="22"/>
            <w:szCs w:val="22"/>
            <w:lang w:val="en-US"/>
          </w:rPr>
          <w:t xml:space="preserve">THE TURNOVER IN IMPORTANT SPECIES IS ALSO INTERESTING: ALTHOUGH MANY OF THESE SPECIES HAVE WIDE RANGES, THEY MOVE IN AND OUT OF THE PRIORITIES DEPENDING ON THE REGION. </w:t>
        </w:r>
      </w:ins>
    </w:p>
    <w:p w14:paraId="172B55F1" w14:textId="040F6FA2" w:rsidR="009F49B5" w:rsidRDefault="009F49B5" w:rsidP="000138E2">
      <w:pPr>
        <w:pStyle w:val="ListParagraph"/>
        <w:numPr>
          <w:ilvl w:val="0"/>
          <w:numId w:val="2"/>
        </w:numPr>
        <w:rPr>
          <w:ins w:id="74" w:author="John Griffin" w:date="2023-05-04T14:53:00Z"/>
          <w:sz w:val="22"/>
          <w:szCs w:val="22"/>
          <w:lang w:val="en-US"/>
        </w:rPr>
      </w:pPr>
      <w:ins w:id="75" w:author="John Griffin" w:date="2023-05-04T14:52:00Z">
        <w:r>
          <w:rPr>
            <w:sz w:val="22"/>
            <w:szCs w:val="22"/>
            <w:lang w:val="en-US"/>
          </w:rPr>
          <w:t xml:space="preserve">THEREFORE, </w:t>
        </w:r>
      </w:ins>
      <w:ins w:id="76" w:author="John Griffin" w:date="2023-05-04T14:53:00Z">
        <w:r>
          <w:rPr>
            <w:sz w:val="22"/>
            <w:szCs w:val="22"/>
            <w:lang w:val="en-US"/>
          </w:rPr>
          <w:t xml:space="preserve">THIS WORK IDENTIFIES SPATIAL AREAS AND SPECIES OF FUNCTIONAL CONSERVATION INTEREST. </w:t>
        </w:r>
      </w:ins>
    </w:p>
    <w:p w14:paraId="2D02A927" w14:textId="769A10A0" w:rsidR="009F49B5" w:rsidRDefault="009F49B5" w:rsidP="000138E2">
      <w:pPr>
        <w:pStyle w:val="ListParagraph"/>
        <w:numPr>
          <w:ilvl w:val="0"/>
          <w:numId w:val="2"/>
        </w:numPr>
        <w:rPr>
          <w:ins w:id="77" w:author="John Griffin" w:date="2023-05-04T14:54:00Z"/>
          <w:sz w:val="22"/>
          <w:szCs w:val="22"/>
          <w:lang w:val="en-US"/>
        </w:rPr>
      </w:pPr>
      <w:ins w:id="78" w:author="John Griffin" w:date="2023-05-04T14:54:00Z">
        <w:r>
          <w:rPr>
            <w:sz w:val="22"/>
            <w:szCs w:val="22"/>
            <w:lang w:val="en-US"/>
          </w:rPr>
          <w:t xml:space="preserve">VULNERABLITY OF AREAS WITH LOW SPECIES RICHNESS – SPECIES ARE MORE UNIQUE. </w:t>
        </w:r>
      </w:ins>
    </w:p>
    <w:p w14:paraId="74931671" w14:textId="7314DC4F" w:rsidR="009F49B5" w:rsidRDefault="009F49B5" w:rsidP="000138E2">
      <w:pPr>
        <w:pStyle w:val="ListParagraph"/>
        <w:numPr>
          <w:ilvl w:val="0"/>
          <w:numId w:val="2"/>
        </w:numPr>
        <w:rPr>
          <w:ins w:id="79" w:author="John Griffin" w:date="2023-05-04T14:59:00Z"/>
          <w:sz w:val="22"/>
          <w:szCs w:val="22"/>
          <w:lang w:val="en-US"/>
        </w:rPr>
      </w:pPr>
      <w:ins w:id="80" w:author="John Griffin" w:date="2023-05-04T14:54:00Z">
        <w:r>
          <w:rPr>
            <w:sz w:val="22"/>
            <w:szCs w:val="22"/>
            <w:lang w:val="en-US"/>
          </w:rPr>
          <w:t>SPECIES RICHNESS EXPLAINS A LOT OF THE PATTERN</w:t>
        </w:r>
      </w:ins>
      <w:ins w:id="81" w:author="John Griffin" w:date="2023-05-04T14:55:00Z">
        <w:r>
          <w:rPr>
            <w:sz w:val="22"/>
            <w:szCs w:val="22"/>
            <w:lang w:val="en-US"/>
          </w:rPr>
          <w:t xml:space="preserve"> IN FUNCTIONAL METRICS, BUT NOT ALL; I THINK WE NEED TO VERIFY/CHECK THIS FOR FUNCTIONAL REDUNCANY AS WELL. </w:t>
        </w:r>
      </w:ins>
    </w:p>
    <w:p w14:paraId="18E6ADFF" w14:textId="7BA78A38" w:rsidR="00AC76A3" w:rsidRDefault="00AC76A3" w:rsidP="00AC76A3">
      <w:pPr>
        <w:rPr>
          <w:ins w:id="82" w:author="John Griffin" w:date="2023-05-04T15:00:00Z"/>
          <w:sz w:val="22"/>
          <w:szCs w:val="22"/>
          <w:lang w:val="en-US"/>
        </w:rPr>
      </w:pPr>
      <w:ins w:id="83" w:author="John Griffin" w:date="2023-05-04T14:59:00Z">
        <w:r>
          <w:rPr>
            <w:sz w:val="22"/>
            <w:szCs w:val="22"/>
            <w:lang w:val="en-US"/>
          </w:rPr>
          <w:t xml:space="preserve">REDUNDANCY AND RICHNESS ARE DECOUPLED IN FISH: HIGHER RICHNESS AND LOWER REDUNDANCY ALONG COASTS, WITH LOWER RICHNESS AND HIGHER REDUNDANCY IN THE PELAGIC ZONE, ESPECIALLY IN THE TROPICS. </w:t>
        </w:r>
      </w:ins>
    </w:p>
    <w:p w14:paraId="577F5725" w14:textId="39BCB6C8" w:rsidR="00AC76A3" w:rsidRPr="00AC76A3" w:rsidRDefault="00AC76A3">
      <w:pPr>
        <w:rPr>
          <w:sz w:val="22"/>
          <w:szCs w:val="22"/>
          <w:lang w:val="en-US"/>
          <w:rPrChange w:id="84" w:author="John Griffin" w:date="2023-05-04T14:59:00Z">
            <w:rPr>
              <w:lang w:val="en-US"/>
            </w:rPr>
          </w:rPrChange>
        </w:rPr>
        <w:pPrChange w:id="85" w:author="John Griffin" w:date="2023-05-04T14:59:00Z">
          <w:pPr>
            <w:pStyle w:val="ListParagraph"/>
            <w:numPr>
              <w:numId w:val="2"/>
            </w:numPr>
            <w:ind w:hanging="360"/>
          </w:pPr>
        </w:pPrChange>
      </w:pPr>
      <w:ins w:id="86" w:author="John Griffin" w:date="2023-05-04T15:00:00Z">
        <w:r>
          <w:rPr>
            <w:sz w:val="22"/>
            <w:szCs w:val="22"/>
            <w:lang w:val="en-US"/>
          </w:rPr>
          <w:t xml:space="preserve">WE CAN SEE SURPRISINGLY LOW REDUNDANCY OVERALL ALONG THE </w:t>
        </w:r>
        <w:proofErr w:type="gramStart"/>
        <w:r>
          <w:rPr>
            <w:sz w:val="22"/>
            <w:szCs w:val="22"/>
            <w:lang w:val="en-US"/>
          </w:rPr>
          <w:t>COASTLINES;</w:t>
        </w:r>
        <w:proofErr w:type="gramEnd"/>
        <w:r>
          <w:rPr>
            <w:sz w:val="22"/>
            <w:szCs w:val="22"/>
            <w:lang w:val="en-US"/>
          </w:rPr>
          <w:t xml:space="preserve"> </w:t>
        </w:r>
      </w:ins>
    </w:p>
    <w:p w14:paraId="6DEA3AA9" w14:textId="77777777" w:rsidR="000138E2" w:rsidRPr="000138E2" w:rsidRDefault="000138E2" w:rsidP="000138E2">
      <w:pPr>
        <w:rPr>
          <w:sz w:val="22"/>
          <w:szCs w:val="22"/>
          <w:lang w:val="en-US"/>
        </w:rPr>
      </w:pPr>
    </w:p>
    <w:p w14:paraId="4DD96080" w14:textId="77777777" w:rsidR="000138E2" w:rsidRPr="000138E2" w:rsidRDefault="000138E2" w:rsidP="000138E2">
      <w:pPr>
        <w:rPr>
          <w:i/>
          <w:iCs/>
          <w:color w:val="767171" w:themeColor="background2" w:themeShade="80"/>
          <w:sz w:val="22"/>
          <w:szCs w:val="22"/>
          <w:lang w:val="en-US"/>
        </w:rPr>
      </w:pPr>
      <w:r w:rsidRPr="000138E2">
        <w:rPr>
          <w:i/>
          <w:iCs/>
          <w:color w:val="767171" w:themeColor="background2" w:themeShade="80"/>
          <w:sz w:val="22"/>
          <w:szCs w:val="22"/>
          <w:lang w:val="en-US"/>
        </w:rPr>
        <w:t>The contribution of this study to scientific knowledge</w:t>
      </w:r>
    </w:p>
    <w:p w14:paraId="2757F920" w14:textId="77777777" w:rsidR="000138E2" w:rsidRPr="000138E2" w:rsidRDefault="000138E2" w:rsidP="000138E2">
      <w:pPr>
        <w:pStyle w:val="ListParagraph"/>
        <w:numPr>
          <w:ilvl w:val="0"/>
          <w:numId w:val="2"/>
        </w:numPr>
        <w:rPr>
          <w:i/>
          <w:iCs/>
          <w:color w:val="767171" w:themeColor="background2" w:themeShade="80"/>
          <w:sz w:val="22"/>
          <w:szCs w:val="22"/>
          <w:lang w:val="en-US"/>
        </w:rPr>
      </w:pPr>
      <w:r w:rsidRPr="000138E2">
        <w:rPr>
          <w:sz w:val="22"/>
          <w:szCs w:val="22"/>
          <w:lang w:val="en-US"/>
        </w:rPr>
        <w:t>Our results highlight the high functional diversity of global coasts and vulnerability of polar latitudes. Furthermore, the observed spatial complementarity among diversity metrics proves the importance of assessing biodiversity patterns from multiple diversity perspectives in providing a comprehensive, informative framework for future conservation plans.</w:t>
      </w:r>
    </w:p>
    <w:p w14:paraId="74FD064E" w14:textId="77777777" w:rsidR="000138E2" w:rsidRDefault="000138E2" w:rsidP="000138E2">
      <w:pPr>
        <w:rPr>
          <w:ins w:id="87" w:author="John Griffin" w:date="2023-05-03T13:01:00Z"/>
          <w:lang w:val="en-US"/>
        </w:rPr>
      </w:pPr>
    </w:p>
    <w:p w14:paraId="37FB0A44" w14:textId="082ECEB3" w:rsidR="00E71A24" w:rsidRDefault="00E71A24" w:rsidP="000138E2">
      <w:pPr>
        <w:rPr>
          <w:ins w:id="88" w:author="John Griffin" w:date="2023-05-03T13:01:00Z"/>
          <w:lang w:val="en-US"/>
        </w:rPr>
      </w:pPr>
      <w:ins w:id="89" w:author="John Griffin" w:date="2023-05-03T13:01:00Z">
        <w:r>
          <w:rPr>
            <w:lang w:val="en-US"/>
          </w:rPr>
          <w:t>Few thoughts from John on overall framing:</w:t>
        </w:r>
      </w:ins>
    </w:p>
    <w:p w14:paraId="1930E092" w14:textId="77777777" w:rsidR="00E71A24" w:rsidRDefault="00E71A24" w:rsidP="000138E2">
      <w:pPr>
        <w:rPr>
          <w:ins w:id="90" w:author="John Griffin" w:date="2023-05-03T13:01:00Z"/>
          <w:lang w:val="en-US"/>
        </w:rPr>
      </w:pPr>
    </w:p>
    <w:p w14:paraId="2C2153CF" w14:textId="722A6E63" w:rsidR="00E71A24" w:rsidRDefault="00E71A24" w:rsidP="000138E2">
      <w:pPr>
        <w:rPr>
          <w:ins w:id="91" w:author="John Griffin" w:date="2023-05-03T13:02:00Z"/>
          <w:lang w:val="en-US"/>
        </w:rPr>
      </w:pPr>
      <w:ins w:id="92" w:author="John Griffin" w:date="2023-05-03T13:01:00Z">
        <w:r>
          <w:rPr>
            <w:lang w:val="en-US"/>
          </w:rPr>
          <w:t>We expe</w:t>
        </w:r>
      </w:ins>
      <w:ins w:id="93" w:author="John Griffin" w:date="2023-05-03T13:02:00Z">
        <w:r>
          <w:rPr>
            <w:lang w:val="en-US"/>
          </w:rPr>
          <w:t xml:space="preserve">ct functional redundancy to be low where species richness is low, but there may be areas of high functional diversity and low redundancy (in theory). </w:t>
        </w:r>
      </w:ins>
    </w:p>
    <w:p w14:paraId="1DCB0756" w14:textId="77777777" w:rsidR="00E71A24" w:rsidRDefault="00E71A24" w:rsidP="000138E2">
      <w:pPr>
        <w:rPr>
          <w:ins w:id="94" w:author="John Griffin" w:date="2023-05-03T13:02:00Z"/>
          <w:lang w:val="en-US"/>
        </w:rPr>
      </w:pPr>
    </w:p>
    <w:p w14:paraId="7F172DB7" w14:textId="4DDC5253" w:rsidR="00E71A24" w:rsidRDefault="00E71A24" w:rsidP="000138E2">
      <w:pPr>
        <w:rPr>
          <w:ins w:id="95" w:author="John Griffin" w:date="2023-05-03T13:06:00Z"/>
          <w:lang w:val="en-US"/>
        </w:rPr>
      </w:pPr>
      <w:ins w:id="96" w:author="John Griffin" w:date="2023-05-03T13:02:00Z">
        <w:r>
          <w:rPr>
            <w:lang w:val="en-US"/>
          </w:rPr>
          <w:t>A major contribution is the identification of what species are co</w:t>
        </w:r>
      </w:ins>
      <w:ins w:id="97" w:author="John Griffin" w:date="2023-05-03T13:03:00Z">
        <w:r>
          <w:rPr>
            <w:lang w:val="en-US"/>
          </w:rPr>
          <w:t>ntributing locally (as opposed to globally) to functional diversity. We approach this by first identifying FR and F</w:t>
        </w:r>
      </w:ins>
      <w:ins w:id="98" w:author="John Griffin" w:date="2023-05-03T13:05:00Z">
        <w:r w:rsidR="00092F42">
          <w:rPr>
            <w:lang w:val="en-US"/>
          </w:rPr>
          <w:t>-</w:t>
        </w:r>
      </w:ins>
      <w:ins w:id="99" w:author="John Griffin" w:date="2023-05-03T13:03:00Z">
        <w:r>
          <w:rPr>
            <w:lang w:val="en-US"/>
          </w:rPr>
          <w:t>red hotspots/coldspots and then identifying the key species. W</w:t>
        </w:r>
      </w:ins>
      <w:ins w:id="100" w:author="John Griffin" w:date="2023-05-03T13:04:00Z">
        <w:r>
          <w:rPr>
            <w:lang w:val="en-US"/>
          </w:rPr>
          <w:t>e show: 1) the same species are not critical in all areas (though some contribute very strongly to many areas)</w:t>
        </w:r>
      </w:ins>
      <w:ins w:id="101" w:author="John Griffin" w:date="2023-05-03T13:05:00Z">
        <w:r w:rsidR="00092F42">
          <w:rPr>
            <w:lang w:val="en-US"/>
          </w:rPr>
          <w:t xml:space="preserve">; and 2) previously overlooked (lower ranked </w:t>
        </w:r>
      </w:ins>
      <w:ins w:id="102" w:author="John Griffin" w:date="2023-05-03T13:06:00Z">
        <w:r w:rsidR="00092F42">
          <w:rPr>
            <w:lang w:val="en-US"/>
          </w:rPr>
          <w:t xml:space="preserve">FUSE species) are important for low redundancy areas. </w:t>
        </w:r>
      </w:ins>
    </w:p>
    <w:p w14:paraId="0C340F6A" w14:textId="77777777" w:rsidR="00092F42" w:rsidRDefault="00092F42" w:rsidP="000138E2">
      <w:pPr>
        <w:rPr>
          <w:ins w:id="103" w:author="John Griffin" w:date="2023-05-03T13:06:00Z"/>
          <w:lang w:val="en-US"/>
        </w:rPr>
      </w:pPr>
    </w:p>
    <w:p w14:paraId="4120B766" w14:textId="04F166A5" w:rsidR="00092F42" w:rsidRDefault="00092F42" w:rsidP="000138E2">
      <w:pPr>
        <w:rPr>
          <w:ins w:id="104" w:author="John Griffin" w:date="2023-05-03T13:08:00Z"/>
          <w:lang w:val="en-US"/>
        </w:rPr>
      </w:pPr>
      <w:ins w:id="105" w:author="John Griffin" w:date="2023-05-03T13:06:00Z">
        <w:r>
          <w:rPr>
            <w:lang w:val="en-US"/>
          </w:rPr>
          <w:t>In a way this provides a warming that global estimates of species’ contributions to functional diversity may overlook key contributions to hotspots and thus mor</w:t>
        </w:r>
      </w:ins>
      <w:ins w:id="106" w:author="John Griffin" w:date="2023-05-03T13:07:00Z">
        <w:r>
          <w:rPr>
            <w:lang w:val="en-US"/>
          </w:rPr>
          <w:t xml:space="preserve">e regional/local functional diversity. </w:t>
        </w:r>
      </w:ins>
    </w:p>
    <w:p w14:paraId="3608D6B4" w14:textId="77777777" w:rsidR="00092F42" w:rsidRDefault="00092F42" w:rsidP="000138E2">
      <w:pPr>
        <w:rPr>
          <w:ins w:id="107" w:author="John Griffin" w:date="2023-05-03T13:08:00Z"/>
          <w:lang w:val="en-US"/>
        </w:rPr>
      </w:pPr>
    </w:p>
    <w:p w14:paraId="0723BF36" w14:textId="2E955912" w:rsidR="00092F42" w:rsidRDefault="00092F42" w:rsidP="000138E2">
      <w:pPr>
        <w:rPr>
          <w:ins w:id="108" w:author="John Griffin" w:date="2023-05-03T13:01:00Z"/>
          <w:lang w:val="en-US"/>
        </w:rPr>
      </w:pPr>
      <w:ins w:id="109" w:author="John Griffin" w:date="2023-05-03T13:08:00Z">
        <w:r>
          <w:rPr>
            <w:lang w:val="en-US"/>
          </w:rPr>
          <w:t xml:space="preserve">Figures S3 and S4 should be combined into one figure and put into the main text. </w:t>
        </w:r>
      </w:ins>
    </w:p>
    <w:p w14:paraId="1AC48CD9" w14:textId="77777777" w:rsidR="00E71A24" w:rsidRDefault="00E71A24" w:rsidP="000138E2">
      <w:pPr>
        <w:rPr>
          <w:lang w:val="en-US"/>
        </w:rPr>
      </w:pPr>
    </w:p>
    <w:p w14:paraId="09132DD1" w14:textId="4CC47394" w:rsidR="000138E2" w:rsidRDefault="00092F42" w:rsidP="000138E2">
      <w:pPr>
        <w:rPr>
          <w:ins w:id="110" w:author="John Griffin" w:date="2023-05-03T13:10:00Z"/>
          <w:sz w:val="22"/>
          <w:szCs w:val="22"/>
        </w:rPr>
      </w:pPr>
      <w:ins w:id="111" w:author="John Griffin" w:date="2023-05-03T13:09:00Z">
        <w:r>
          <w:rPr>
            <w:sz w:val="22"/>
            <w:szCs w:val="22"/>
          </w:rPr>
          <w:t>Our main message is not clear: is it that functional diversity hotspots are supported by many different taxa? In fact, how many species rank in top 10 across all the hotspots? Tha</w:t>
        </w:r>
      </w:ins>
      <w:ins w:id="112" w:author="John Griffin" w:date="2023-05-03T13:10:00Z">
        <w:r>
          <w:rPr>
            <w:sz w:val="22"/>
            <w:szCs w:val="22"/>
          </w:rPr>
          <w:t xml:space="preserve">t would be a useful thing to know. </w:t>
        </w:r>
      </w:ins>
    </w:p>
    <w:p w14:paraId="2E338F04" w14:textId="77777777" w:rsidR="00092F42" w:rsidRDefault="00092F42" w:rsidP="000138E2">
      <w:pPr>
        <w:rPr>
          <w:ins w:id="113" w:author="John Griffin" w:date="2023-05-03T13:10:00Z"/>
          <w:sz w:val="22"/>
          <w:szCs w:val="22"/>
        </w:rPr>
      </w:pPr>
    </w:p>
    <w:p w14:paraId="01CED33E" w14:textId="37307171" w:rsidR="00092F42" w:rsidRDefault="00092F42" w:rsidP="000138E2">
      <w:pPr>
        <w:rPr>
          <w:ins w:id="114" w:author="John Griffin" w:date="2023-05-03T13:11:00Z"/>
          <w:sz w:val="22"/>
          <w:szCs w:val="22"/>
        </w:rPr>
      </w:pPr>
      <w:ins w:id="115" w:author="John Griffin" w:date="2023-05-03T13:10:00Z">
        <w:r>
          <w:rPr>
            <w:sz w:val="22"/>
            <w:szCs w:val="22"/>
          </w:rPr>
          <w:t>Is it that functional redundancy and functional richness areas are different? I guess we would expect this, but I guess the more relevant thing is identifying t</w:t>
        </w:r>
      </w:ins>
      <w:ins w:id="116" w:author="John Griffin" w:date="2023-05-03T13:11:00Z">
        <w:r>
          <w:rPr>
            <w:sz w:val="22"/>
            <w:szCs w:val="22"/>
          </w:rPr>
          <w:t xml:space="preserve">he important species within these low redundancy areas that would be overlooked </w:t>
        </w:r>
        <w:proofErr w:type="gramStart"/>
        <w:r>
          <w:rPr>
            <w:sz w:val="22"/>
            <w:szCs w:val="22"/>
          </w:rPr>
          <w:t>globally?</w:t>
        </w:r>
        <w:proofErr w:type="gramEnd"/>
        <w:r>
          <w:rPr>
            <w:sz w:val="22"/>
            <w:szCs w:val="22"/>
          </w:rPr>
          <w:t xml:space="preserve"> </w:t>
        </w:r>
      </w:ins>
    </w:p>
    <w:p w14:paraId="5BB3DC7E" w14:textId="77777777" w:rsidR="00092F42" w:rsidRDefault="00092F42" w:rsidP="000138E2">
      <w:pPr>
        <w:rPr>
          <w:ins w:id="117" w:author="John Griffin" w:date="2023-05-03T13:11:00Z"/>
          <w:sz w:val="22"/>
          <w:szCs w:val="22"/>
        </w:rPr>
      </w:pPr>
    </w:p>
    <w:p w14:paraId="0E066EA4" w14:textId="24F562FE" w:rsidR="00092F42" w:rsidRDefault="00092F42" w:rsidP="000138E2">
      <w:pPr>
        <w:rPr>
          <w:sz w:val="22"/>
          <w:szCs w:val="22"/>
        </w:rPr>
      </w:pPr>
      <w:ins w:id="118" w:author="John Griffin" w:date="2023-05-03T13:11:00Z">
        <w:r>
          <w:rPr>
            <w:sz w:val="22"/>
            <w:szCs w:val="22"/>
          </w:rPr>
          <w:lastRenderedPageBreak/>
          <w:t xml:space="preserve">Is it linear, story, of a message: </w:t>
        </w:r>
      </w:ins>
      <w:ins w:id="119" w:author="John Griffin" w:date="2023-05-03T13:12:00Z">
        <w:r>
          <w:rPr>
            <w:sz w:val="22"/>
            <w:szCs w:val="22"/>
          </w:rPr>
          <w:t xml:space="preserve">where and what are the hotspots and who sustains them? </w:t>
        </w:r>
      </w:ins>
    </w:p>
    <w:p w14:paraId="5EDA3EAF" w14:textId="77777777" w:rsidR="000138E2" w:rsidRDefault="000138E2" w:rsidP="000138E2">
      <w:pPr>
        <w:rPr>
          <w:sz w:val="22"/>
          <w:szCs w:val="22"/>
        </w:rPr>
      </w:pPr>
    </w:p>
    <w:p w14:paraId="1B84C734" w14:textId="21FC0152" w:rsidR="000138E2" w:rsidRPr="000138E2" w:rsidRDefault="000138E2" w:rsidP="000138E2">
      <w:pPr>
        <w:pStyle w:val="Heading1"/>
      </w:pPr>
      <w:r w:rsidRPr="000138E2">
        <w:t>R</w:t>
      </w:r>
      <w:r>
        <w:t>esults</w:t>
      </w:r>
      <w:r w:rsidRPr="000138E2">
        <w:t xml:space="preserve"> </w:t>
      </w:r>
      <w:ins w:id="120" w:author="Catalina Pimiento" w:date="2023-04-25T15:49:00Z">
        <w:r w:rsidR="0081251C">
          <w:t>and Discussion</w:t>
        </w:r>
      </w:ins>
    </w:p>
    <w:p w14:paraId="4FDADAC0" w14:textId="77777777" w:rsidR="000138E2" w:rsidRPr="009A4D1E" w:rsidRDefault="000138E2" w:rsidP="000138E2">
      <w:pPr>
        <w:rPr>
          <w:sz w:val="22"/>
          <w:szCs w:val="22"/>
        </w:rPr>
      </w:pPr>
    </w:p>
    <w:p w14:paraId="1A06CED2" w14:textId="77777777" w:rsidR="000138E2" w:rsidRPr="009A4D1E" w:rsidRDefault="000138E2" w:rsidP="000138E2">
      <w:pPr>
        <w:rPr>
          <w:sz w:val="22"/>
          <w:szCs w:val="22"/>
        </w:rPr>
      </w:pPr>
    </w:p>
    <w:p w14:paraId="12390451" w14:textId="1F791EF7" w:rsidR="000138E2" w:rsidRPr="00474029" w:rsidRDefault="000138E2" w:rsidP="000138E2">
      <w:pPr>
        <w:pStyle w:val="ListParagraph"/>
        <w:rPr>
          <w:i/>
          <w:iCs/>
          <w:color w:val="AEAAAA" w:themeColor="background2" w:themeShade="BF"/>
          <w:sz w:val="22"/>
          <w:szCs w:val="22"/>
        </w:rPr>
      </w:pPr>
      <w:commentRangeStart w:id="121"/>
      <w:r w:rsidRPr="00474029">
        <w:rPr>
          <w:i/>
          <w:iCs/>
          <w:color w:val="AEAAAA" w:themeColor="background2" w:themeShade="BF"/>
          <w:sz w:val="22"/>
          <w:szCs w:val="22"/>
        </w:rPr>
        <w:t xml:space="preserve">Global distributions of SR, </w:t>
      </w:r>
      <w:proofErr w:type="spellStart"/>
      <w:r w:rsidRPr="00474029">
        <w:rPr>
          <w:i/>
          <w:iCs/>
          <w:color w:val="AEAAAA" w:themeColor="background2" w:themeShade="BF"/>
          <w:sz w:val="22"/>
          <w:szCs w:val="22"/>
        </w:rPr>
        <w:t>FRic</w:t>
      </w:r>
      <w:proofErr w:type="spellEnd"/>
      <w:r w:rsidRPr="00474029">
        <w:rPr>
          <w:i/>
          <w:iCs/>
          <w:color w:val="AEAAAA" w:themeColor="background2" w:themeShade="BF"/>
          <w:sz w:val="22"/>
          <w:szCs w:val="22"/>
        </w:rPr>
        <w:t xml:space="preserve">, </w:t>
      </w:r>
      <w:proofErr w:type="spellStart"/>
      <w:r w:rsidRPr="00474029">
        <w:rPr>
          <w:i/>
          <w:iCs/>
          <w:color w:val="AEAAAA" w:themeColor="background2" w:themeShade="BF"/>
          <w:sz w:val="22"/>
          <w:szCs w:val="22"/>
        </w:rPr>
        <w:t>FRed</w:t>
      </w:r>
      <w:proofErr w:type="spellEnd"/>
      <w:r w:rsidRPr="00474029">
        <w:rPr>
          <w:i/>
          <w:iCs/>
          <w:color w:val="AEAAAA" w:themeColor="background2" w:themeShade="BF"/>
          <w:sz w:val="22"/>
          <w:szCs w:val="22"/>
        </w:rPr>
        <w:t xml:space="preserve"> </w:t>
      </w:r>
      <w:commentRangeEnd w:id="121"/>
      <w:r w:rsidR="00E3109B">
        <w:rPr>
          <w:rStyle w:val="CommentReference"/>
        </w:rPr>
        <w:commentReference w:id="121"/>
      </w:r>
      <w:del w:id="122" w:author="Catalina Pimiento" w:date="2023-04-25T11:01:00Z">
        <w:r w:rsidRPr="00474029" w:rsidDel="00DD2256">
          <w:rPr>
            <w:i/>
            <w:iCs/>
            <w:color w:val="AEAAAA" w:themeColor="background2" w:themeShade="BF"/>
            <w:sz w:val="22"/>
            <w:szCs w:val="22"/>
          </w:rPr>
          <w:delText>and their hotspots/coldspots</w:delText>
        </w:r>
      </w:del>
    </w:p>
    <w:p w14:paraId="3067497B" w14:textId="258FA91C" w:rsidR="000138E2" w:rsidRPr="00474029" w:rsidRDefault="000138E2" w:rsidP="000138E2">
      <w:pPr>
        <w:pStyle w:val="ListParagraph"/>
        <w:numPr>
          <w:ilvl w:val="0"/>
          <w:numId w:val="1"/>
        </w:numPr>
        <w:rPr>
          <w:sz w:val="22"/>
          <w:szCs w:val="22"/>
        </w:rPr>
      </w:pPr>
      <w:commentRangeStart w:id="123"/>
      <w:r w:rsidRPr="00474029">
        <w:rPr>
          <w:sz w:val="22"/>
          <w:szCs w:val="22"/>
        </w:rPr>
        <w:t xml:space="preserve">Species richness concentrated along continental shelves and </w:t>
      </w:r>
      <w:commentRangeStart w:id="124"/>
      <w:r w:rsidRPr="00474029">
        <w:rPr>
          <w:sz w:val="22"/>
          <w:szCs w:val="22"/>
        </w:rPr>
        <w:t>peaked in the</w:t>
      </w:r>
      <w:ins w:id="125" w:author="John Griffin" w:date="2023-05-03T11:52:00Z">
        <w:r w:rsidR="00563CB8">
          <w:rPr>
            <w:sz w:val="22"/>
            <w:szCs w:val="22"/>
          </w:rPr>
          <w:t xml:space="preserve"> subtropic</w:t>
        </w:r>
      </w:ins>
      <w:ins w:id="126" w:author="John Griffin" w:date="2023-05-03T11:53:00Z">
        <w:r w:rsidR="00563CB8">
          <w:rPr>
            <w:sz w:val="22"/>
            <w:szCs w:val="22"/>
          </w:rPr>
          <w:t xml:space="preserve">s </w:t>
        </w:r>
      </w:ins>
      <w:ins w:id="127" w:author="John Griffin" w:date="2023-05-03T11:52:00Z">
        <w:r w:rsidR="00563CB8">
          <w:rPr>
            <w:sz w:val="22"/>
            <w:szCs w:val="22"/>
          </w:rPr>
          <w:t>and</w:t>
        </w:r>
      </w:ins>
      <w:r w:rsidRPr="00474029">
        <w:rPr>
          <w:sz w:val="22"/>
          <w:szCs w:val="22"/>
        </w:rPr>
        <w:t xml:space="preserve"> tropical belt </w:t>
      </w:r>
      <w:commentRangeEnd w:id="124"/>
      <w:r w:rsidR="00160165">
        <w:rPr>
          <w:rStyle w:val="CommentReference"/>
        </w:rPr>
        <w:commentReference w:id="124"/>
      </w:r>
      <w:r w:rsidRPr="00474029">
        <w:rPr>
          <w:sz w:val="22"/>
          <w:szCs w:val="22"/>
        </w:rPr>
        <w:t>(</w:t>
      </w:r>
      <w:r w:rsidRPr="00474029">
        <w:rPr>
          <w:b/>
          <w:bCs/>
          <w:sz w:val="22"/>
          <w:szCs w:val="22"/>
        </w:rPr>
        <w:t>Figure 1A</w:t>
      </w:r>
      <w:r w:rsidRPr="00474029">
        <w:rPr>
          <w:sz w:val="22"/>
          <w:szCs w:val="22"/>
        </w:rPr>
        <w:t xml:space="preserve">). </w:t>
      </w:r>
      <w:commentRangeEnd w:id="123"/>
      <w:r w:rsidR="00563CB8">
        <w:rPr>
          <w:rStyle w:val="CommentReference"/>
        </w:rPr>
        <w:commentReference w:id="123"/>
      </w:r>
    </w:p>
    <w:p w14:paraId="3F23597F" w14:textId="1E72743A" w:rsidR="00185F19" w:rsidRDefault="00563CB8" w:rsidP="000138E2">
      <w:pPr>
        <w:pStyle w:val="ListParagraph"/>
        <w:numPr>
          <w:ilvl w:val="0"/>
          <w:numId w:val="1"/>
        </w:numPr>
        <w:rPr>
          <w:ins w:id="128" w:author="John Griffin" w:date="2023-05-03T12:12:00Z"/>
          <w:sz w:val="22"/>
          <w:szCs w:val="22"/>
        </w:rPr>
      </w:pPr>
      <w:commentRangeStart w:id="129"/>
      <w:ins w:id="130" w:author="John Griffin" w:date="2023-05-03T11:56:00Z">
        <w:r>
          <w:rPr>
            <w:sz w:val="22"/>
            <w:szCs w:val="22"/>
          </w:rPr>
          <w:t xml:space="preserve">Despite the expected correlation </w:t>
        </w:r>
      </w:ins>
      <w:commentRangeEnd w:id="129"/>
      <w:ins w:id="131" w:author="John Griffin" w:date="2023-05-03T11:59:00Z">
        <w:r>
          <w:rPr>
            <w:rStyle w:val="CommentReference"/>
          </w:rPr>
          <w:commentReference w:id="129"/>
        </w:r>
      </w:ins>
      <w:ins w:id="132" w:author="John Griffin" w:date="2023-05-03T11:56:00Z">
        <w:r>
          <w:rPr>
            <w:sz w:val="22"/>
            <w:szCs w:val="22"/>
          </w:rPr>
          <w:t xml:space="preserve">with species richness and functional richness (R = xx, p </w:t>
        </w:r>
        <w:proofErr w:type="gramStart"/>
        <w:r>
          <w:rPr>
            <w:sz w:val="22"/>
            <w:szCs w:val="22"/>
          </w:rPr>
          <w:t>= ;</w:t>
        </w:r>
        <w:proofErr w:type="gramEnd"/>
        <w:r>
          <w:rPr>
            <w:sz w:val="22"/>
            <w:szCs w:val="22"/>
          </w:rPr>
          <w:t xml:space="preserve"> </w:t>
        </w:r>
        <w:r w:rsidRPr="009A4D1E">
          <w:rPr>
            <w:b/>
            <w:bCs/>
            <w:sz w:val="22"/>
            <w:szCs w:val="22"/>
          </w:rPr>
          <w:t>Supplementary figure S2B</w:t>
        </w:r>
        <w:r w:rsidRPr="009A4D1E">
          <w:rPr>
            <w:sz w:val="22"/>
            <w:szCs w:val="22"/>
          </w:rPr>
          <w:t>)</w:t>
        </w:r>
        <w:r>
          <w:rPr>
            <w:sz w:val="22"/>
            <w:szCs w:val="22"/>
          </w:rPr>
          <w:t>,</w:t>
        </w:r>
      </w:ins>
      <w:ins w:id="133" w:author="John Griffin" w:date="2023-05-03T11:57:00Z">
        <w:r>
          <w:rPr>
            <w:sz w:val="22"/>
            <w:szCs w:val="22"/>
          </w:rPr>
          <w:t xml:space="preserve"> </w:t>
        </w:r>
      </w:ins>
      <w:ins w:id="134" w:author="John Griffin" w:date="2023-05-03T12:10:00Z">
        <w:r w:rsidR="00185F19">
          <w:rPr>
            <w:sz w:val="22"/>
            <w:szCs w:val="22"/>
          </w:rPr>
          <w:tab/>
        </w:r>
      </w:ins>
      <w:ins w:id="135" w:author="John Griffin" w:date="2023-05-03T11:57:00Z">
        <w:r>
          <w:rPr>
            <w:sz w:val="22"/>
            <w:szCs w:val="22"/>
          </w:rPr>
          <w:t>functional richness</w:t>
        </w:r>
      </w:ins>
      <w:ins w:id="136" w:author="John Griffin" w:date="2023-05-03T11:56:00Z">
        <w:r>
          <w:rPr>
            <w:sz w:val="22"/>
            <w:szCs w:val="22"/>
          </w:rPr>
          <w:t xml:space="preserve"> </w:t>
        </w:r>
      </w:ins>
      <w:del w:id="137" w:author="John Griffin" w:date="2023-05-03T11:57:00Z">
        <w:r w:rsidR="000138E2" w:rsidRPr="009A4D1E" w:rsidDel="00563CB8">
          <w:rPr>
            <w:sz w:val="22"/>
            <w:szCs w:val="22"/>
          </w:rPr>
          <w:delText xml:space="preserve">Functional richness </w:delText>
        </w:r>
      </w:del>
      <w:ins w:id="138" w:author="Catalina Pimiento" w:date="2023-04-25T15:27:00Z">
        <w:r w:rsidR="009A6E70">
          <w:rPr>
            <w:sz w:val="22"/>
            <w:szCs w:val="22"/>
          </w:rPr>
          <w:t>(volume of trait space)</w:t>
        </w:r>
      </w:ins>
      <w:ins w:id="139" w:author="John Griffin" w:date="2023-05-03T11:57:00Z">
        <w:r>
          <w:rPr>
            <w:sz w:val="22"/>
            <w:szCs w:val="22"/>
          </w:rPr>
          <w:t xml:space="preserve"> showed divergences from that of species richness</w:t>
        </w:r>
      </w:ins>
      <w:ins w:id="140" w:author="John Griffin" w:date="2023-05-03T12:14:00Z">
        <w:r w:rsidR="00434C07">
          <w:rPr>
            <w:sz w:val="22"/>
            <w:szCs w:val="22"/>
          </w:rPr>
          <w:t>. Specifically, h</w:t>
        </w:r>
      </w:ins>
      <w:ins w:id="141" w:author="John Griffin" w:date="2023-05-03T12:12:00Z">
        <w:r w:rsidR="00185F19">
          <w:rPr>
            <w:sz w:val="22"/>
            <w:szCs w:val="22"/>
          </w:rPr>
          <w:t xml:space="preserve">igh latitudes, the coast of Chile </w:t>
        </w:r>
        <w:r w:rsidR="00185F19" w:rsidRPr="009A4D1E">
          <w:rPr>
            <w:sz w:val="22"/>
            <w:szCs w:val="22"/>
          </w:rPr>
          <w:t>and the Central Indo-Pacific</w:t>
        </w:r>
        <w:commentRangeStart w:id="142"/>
        <w:commentRangeEnd w:id="142"/>
        <w:r w:rsidR="00185F19" w:rsidRPr="009A4D1E">
          <w:rPr>
            <w:rStyle w:val="CommentReference"/>
            <w:sz w:val="22"/>
            <w:szCs w:val="22"/>
          </w:rPr>
          <w:commentReference w:id="142"/>
        </w:r>
        <w:r w:rsidR="00185F19" w:rsidRPr="009A4D1E">
          <w:rPr>
            <w:sz w:val="22"/>
            <w:szCs w:val="22"/>
          </w:rPr>
          <w:t xml:space="preserve"> </w:t>
        </w:r>
        <w:r w:rsidR="00185F19">
          <w:rPr>
            <w:sz w:val="22"/>
            <w:szCs w:val="22"/>
          </w:rPr>
          <w:t>display a</w:t>
        </w:r>
        <w:r w:rsidR="00185F19" w:rsidRPr="009A4D1E">
          <w:rPr>
            <w:sz w:val="22"/>
            <w:szCs w:val="22"/>
          </w:rPr>
          <w:t xml:space="preserve"> functional </w:t>
        </w:r>
        <w:r w:rsidR="00185F19">
          <w:rPr>
            <w:sz w:val="22"/>
            <w:szCs w:val="22"/>
          </w:rPr>
          <w:t>richness</w:t>
        </w:r>
        <w:r w:rsidR="00185F19" w:rsidRPr="009A4D1E">
          <w:rPr>
            <w:sz w:val="22"/>
            <w:szCs w:val="22"/>
          </w:rPr>
          <w:t xml:space="preserve"> up to 16% </w:t>
        </w:r>
        <w:r w:rsidR="00185F19">
          <w:rPr>
            <w:sz w:val="22"/>
            <w:szCs w:val="22"/>
          </w:rPr>
          <w:t>higher</w:t>
        </w:r>
        <w:r w:rsidR="00185F19" w:rsidRPr="009A4D1E">
          <w:rPr>
            <w:sz w:val="22"/>
            <w:szCs w:val="22"/>
          </w:rPr>
          <w:t xml:space="preserve"> than expected based on species </w:t>
        </w:r>
        <w:r w:rsidR="00185F19">
          <w:rPr>
            <w:sz w:val="22"/>
            <w:szCs w:val="22"/>
          </w:rPr>
          <w:t>numbers</w:t>
        </w:r>
        <w:r w:rsidR="00185F19" w:rsidRPr="009A4D1E">
          <w:rPr>
            <w:sz w:val="22"/>
            <w:szCs w:val="22"/>
          </w:rPr>
          <w:t xml:space="preserve"> </w:t>
        </w:r>
        <w:commentRangeStart w:id="143"/>
        <w:commentRangeStart w:id="144"/>
        <w:r w:rsidR="00185F19" w:rsidRPr="009A4D1E">
          <w:rPr>
            <w:sz w:val="22"/>
            <w:szCs w:val="22"/>
          </w:rPr>
          <w:t>(</w:t>
        </w:r>
        <w:r w:rsidR="00185F19" w:rsidRPr="009A4D1E">
          <w:rPr>
            <w:b/>
            <w:bCs/>
            <w:sz w:val="22"/>
            <w:szCs w:val="22"/>
          </w:rPr>
          <w:t>Supplementary figure S2A</w:t>
        </w:r>
        <w:r w:rsidR="00185F19" w:rsidRPr="009A4D1E">
          <w:rPr>
            <w:sz w:val="22"/>
            <w:szCs w:val="22"/>
          </w:rPr>
          <w:t xml:space="preserve">). </w:t>
        </w:r>
        <w:commentRangeEnd w:id="143"/>
        <w:r w:rsidR="00185F19">
          <w:rPr>
            <w:rStyle w:val="CommentReference"/>
          </w:rPr>
          <w:commentReference w:id="143"/>
        </w:r>
        <w:commentRangeEnd w:id="144"/>
        <w:r w:rsidR="00185F19">
          <w:rPr>
            <w:rStyle w:val="CommentReference"/>
          </w:rPr>
          <w:commentReference w:id="144"/>
        </w:r>
      </w:ins>
      <w:ins w:id="145" w:author="John Griffin" w:date="2023-05-03T12:14:00Z">
        <w:r w:rsidR="00434C07">
          <w:rPr>
            <w:sz w:val="22"/>
            <w:szCs w:val="22"/>
          </w:rPr>
          <w:t>Furthermore,</w:t>
        </w:r>
      </w:ins>
    </w:p>
    <w:p w14:paraId="057AB40D" w14:textId="160B07E5" w:rsidR="000138E2" w:rsidRPr="00434C07" w:rsidRDefault="00563CB8" w:rsidP="00434C07">
      <w:pPr>
        <w:pStyle w:val="ListParagraph"/>
        <w:numPr>
          <w:ilvl w:val="0"/>
          <w:numId w:val="1"/>
        </w:numPr>
        <w:rPr>
          <w:sz w:val="22"/>
          <w:szCs w:val="22"/>
          <w:rPrChange w:id="146" w:author="John Griffin" w:date="2023-05-03T12:14:00Z">
            <w:rPr/>
          </w:rPrChange>
        </w:rPr>
      </w:pPr>
      <w:ins w:id="147" w:author="John Griffin" w:date="2023-05-03T11:58:00Z">
        <w:r w:rsidRPr="00434C07">
          <w:rPr>
            <w:sz w:val="22"/>
            <w:szCs w:val="22"/>
            <w:rPrChange w:id="148" w:author="John Griffin" w:date="2023-05-03T12:14:00Z">
              <w:rPr/>
            </w:rPrChange>
          </w:rPr>
          <w:t>there were stronger</w:t>
        </w:r>
      </w:ins>
      <w:ins w:id="149" w:author="Catalina Pimiento" w:date="2023-04-25T15:27:00Z">
        <w:r w:rsidR="009A6E70" w:rsidRPr="00434C07">
          <w:rPr>
            <w:sz w:val="22"/>
            <w:szCs w:val="22"/>
            <w:rPrChange w:id="150" w:author="John Griffin" w:date="2023-05-03T12:14:00Z">
              <w:rPr/>
            </w:rPrChange>
          </w:rPr>
          <w:t xml:space="preserve"> </w:t>
        </w:r>
      </w:ins>
      <w:del w:id="151" w:author="John Griffin" w:date="2023-05-03T11:56:00Z">
        <w:r w:rsidR="000138E2" w:rsidRPr="00434C07" w:rsidDel="00563CB8">
          <w:rPr>
            <w:sz w:val="22"/>
            <w:szCs w:val="22"/>
            <w:rPrChange w:id="152" w:author="John Griffin" w:date="2023-05-03T12:14:00Z">
              <w:rPr/>
            </w:rPrChange>
          </w:rPr>
          <w:delText>followed a similar pattern given the strong</w:delText>
        </w:r>
        <w:commentRangeStart w:id="153"/>
        <w:commentRangeStart w:id="154"/>
        <w:r w:rsidR="000138E2" w:rsidRPr="00434C07" w:rsidDel="00563CB8">
          <w:rPr>
            <w:sz w:val="22"/>
            <w:szCs w:val="22"/>
            <w:rPrChange w:id="155" w:author="John Griffin" w:date="2023-05-03T12:14:00Z">
              <w:rPr/>
            </w:rPrChange>
          </w:rPr>
          <w:delText xml:space="preserve"> correlation</w:delText>
        </w:r>
      </w:del>
      <w:del w:id="156" w:author="John Griffin" w:date="2023-05-03T11:57:00Z">
        <w:r w:rsidR="000138E2" w:rsidRPr="00434C07" w:rsidDel="00563CB8">
          <w:rPr>
            <w:sz w:val="22"/>
            <w:szCs w:val="22"/>
            <w:rPrChange w:id="157" w:author="John Griffin" w:date="2023-05-03T12:14:00Z">
              <w:rPr/>
            </w:rPrChange>
          </w:rPr>
          <w:delText xml:space="preserve"> </w:delText>
        </w:r>
        <w:commentRangeEnd w:id="153"/>
        <w:r w:rsidR="000138E2" w:rsidRPr="009A4D1E" w:rsidDel="00563CB8">
          <w:rPr>
            <w:rStyle w:val="CommentReference"/>
            <w:sz w:val="22"/>
            <w:szCs w:val="22"/>
          </w:rPr>
          <w:commentReference w:id="153"/>
        </w:r>
        <w:commentRangeEnd w:id="154"/>
        <w:r w:rsidR="00ED20CE" w:rsidDel="00563CB8">
          <w:rPr>
            <w:rStyle w:val="CommentReference"/>
          </w:rPr>
          <w:commentReference w:id="154"/>
        </w:r>
        <w:r w:rsidR="000138E2" w:rsidRPr="00434C07" w:rsidDel="00563CB8">
          <w:rPr>
            <w:sz w:val="22"/>
            <w:szCs w:val="22"/>
            <w:rPrChange w:id="158" w:author="John Griffin" w:date="2023-05-03T12:14:00Z">
              <w:rPr/>
            </w:rPrChange>
          </w:rPr>
          <w:delText>with species richness</w:delText>
        </w:r>
      </w:del>
      <w:del w:id="159" w:author="John Griffin" w:date="2023-05-03T11:56:00Z">
        <w:r w:rsidR="000138E2" w:rsidRPr="00434C07" w:rsidDel="00563CB8">
          <w:rPr>
            <w:sz w:val="22"/>
            <w:szCs w:val="22"/>
            <w:rPrChange w:id="160" w:author="John Griffin" w:date="2023-05-03T12:14:00Z">
              <w:rPr/>
            </w:rPrChange>
          </w:rPr>
          <w:delText xml:space="preserve"> </w:delText>
        </w:r>
      </w:del>
      <w:ins w:id="161" w:author="Catalina Pimiento" w:date="2023-04-25T11:00:00Z">
        <w:del w:id="162" w:author="John Griffin" w:date="2023-05-03T11:56:00Z">
          <w:r w:rsidR="00DD2256" w:rsidRPr="00434C07" w:rsidDel="00563CB8">
            <w:rPr>
              <w:sz w:val="22"/>
              <w:szCs w:val="22"/>
              <w:rPrChange w:id="163" w:author="John Griffin" w:date="2023-05-03T12:14:00Z">
                <w:rPr/>
              </w:rPrChange>
            </w:rPr>
            <w:delText>(</w:delText>
          </w:r>
        </w:del>
      </w:ins>
      <w:ins w:id="164" w:author="Catalina Pimiento Hernandez" w:date="2023-04-24T17:36:00Z">
        <w:del w:id="165" w:author="John Griffin" w:date="2023-05-03T11:56:00Z">
          <w:r w:rsidR="00ED20CE" w:rsidRPr="00434C07" w:rsidDel="00563CB8">
            <w:rPr>
              <w:sz w:val="22"/>
              <w:szCs w:val="22"/>
              <w:rPrChange w:id="166" w:author="John Griffin" w:date="2023-05-03T12:14:00Z">
                <w:rPr/>
              </w:rPrChange>
            </w:rPr>
            <w:delText>R = xx, p = )</w:delText>
          </w:r>
        </w:del>
      </w:ins>
      <w:ins w:id="167" w:author="Catalina Pimiento" w:date="2023-04-25T11:00:00Z">
        <w:del w:id="168" w:author="John Griffin" w:date="2023-05-03T11:56:00Z">
          <w:r w:rsidR="00DD2256" w:rsidRPr="00434C07" w:rsidDel="00563CB8">
            <w:rPr>
              <w:sz w:val="22"/>
              <w:szCs w:val="22"/>
              <w:rPrChange w:id="169" w:author="John Griffin" w:date="2023-05-03T12:14:00Z">
                <w:rPr/>
              </w:rPrChange>
            </w:rPr>
            <w:delText>;</w:delText>
          </w:r>
        </w:del>
      </w:ins>
      <w:ins w:id="170" w:author="Catalina Pimiento Hernandez" w:date="2023-04-24T17:36:00Z">
        <w:del w:id="171" w:author="John Griffin" w:date="2023-05-03T11:56:00Z">
          <w:r w:rsidR="00ED20CE" w:rsidRPr="00434C07" w:rsidDel="00563CB8">
            <w:rPr>
              <w:sz w:val="22"/>
              <w:szCs w:val="22"/>
              <w:rPrChange w:id="172" w:author="John Griffin" w:date="2023-05-03T12:14:00Z">
                <w:rPr/>
              </w:rPrChange>
            </w:rPr>
            <w:delText xml:space="preserve"> </w:delText>
          </w:r>
        </w:del>
      </w:ins>
      <w:del w:id="173" w:author="John Griffin" w:date="2023-05-03T11:56:00Z">
        <w:r w:rsidR="000138E2" w:rsidRPr="00434C07" w:rsidDel="00563CB8">
          <w:rPr>
            <w:sz w:val="22"/>
            <w:szCs w:val="22"/>
            <w:rPrChange w:id="174" w:author="John Griffin" w:date="2023-05-03T12:14:00Z">
              <w:rPr/>
            </w:rPrChange>
          </w:rPr>
          <w:delText>(</w:delText>
        </w:r>
        <w:r w:rsidR="000138E2" w:rsidRPr="00434C07" w:rsidDel="00563CB8">
          <w:rPr>
            <w:b/>
            <w:bCs/>
            <w:sz w:val="22"/>
            <w:szCs w:val="22"/>
            <w:rPrChange w:id="175" w:author="John Griffin" w:date="2023-05-03T12:14:00Z">
              <w:rPr>
                <w:b/>
                <w:bCs/>
              </w:rPr>
            </w:rPrChange>
          </w:rPr>
          <w:delText>Supplementary figure S2B</w:delText>
        </w:r>
        <w:r w:rsidR="000138E2" w:rsidRPr="00434C07" w:rsidDel="00563CB8">
          <w:rPr>
            <w:sz w:val="22"/>
            <w:szCs w:val="22"/>
            <w:rPrChange w:id="176" w:author="John Griffin" w:date="2023-05-03T12:14:00Z">
              <w:rPr/>
            </w:rPrChange>
          </w:rPr>
          <w:delText>)</w:delText>
        </w:r>
      </w:del>
      <w:del w:id="177" w:author="John Griffin" w:date="2023-05-03T11:57:00Z">
        <w:r w:rsidR="000138E2" w:rsidRPr="00434C07" w:rsidDel="00563CB8">
          <w:rPr>
            <w:sz w:val="22"/>
            <w:szCs w:val="22"/>
            <w:rPrChange w:id="178" w:author="John Griffin" w:date="2023-05-03T12:14:00Z">
              <w:rPr/>
            </w:rPrChange>
          </w:rPr>
          <w:delText xml:space="preserve">, </w:delText>
        </w:r>
      </w:del>
      <w:commentRangeStart w:id="179"/>
      <w:del w:id="180" w:author="John Griffin" w:date="2023-05-03T11:58:00Z">
        <w:r w:rsidR="000138E2" w:rsidRPr="00434C07" w:rsidDel="00563CB8">
          <w:rPr>
            <w:sz w:val="22"/>
            <w:szCs w:val="22"/>
            <w:rPrChange w:id="181" w:author="John Griffin" w:date="2023-05-03T12:14:00Z">
              <w:rPr/>
            </w:rPrChange>
          </w:rPr>
          <w:delText>showing more</w:delText>
        </w:r>
      </w:del>
      <w:r w:rsidR="000138E2" w:rsidRPr="00434C07">
        <w:rPr>
          <w:sz w:val="22"/>
          <w:szCs w:val="22"/>
          <w:rPrChange w:id="182" w:author="John Griffin" w:date="2023-05-03T12:14:00Z">
            <w:rPr/>
          </w:rPrChange>
        </w:rPr>
        <w:t xml:space="preserve"> localised peaks in </w:t>
      </w:r>
      <w:del w:id="183" w:author="Catalina Pimiento" w:date="2023-04-25T15:21:00Z">
        <w:r w:rsidR="000138E2" w:rsidRPr="00434C07" w:rsidDel="00160165">
          <w:rPr>
            <w:sz w:val="22"/>
            <w:szCs w:val="22"/>
            <w:rPrChange w:id="184" w:author="John Griffin" w:date="2023-05-03T12:14:00Z">
              <w:rPr/>
            </w:rPrChange>
          </w:rPr>
          <w:delText xml:space="preserve">Baja </w:delText>
        </w:r>
      </w:del>
      <w:r w:rsidR="000138E2" w:rsidRPr="00434C07">
        <w:rPr>
          <w:sz w:val="22"/>
          <w:szCs w:val="22"/>
          <w:rPrChange w:id="185" w:author="John Griffin" w:date="2023-05-03T12:14:00Z">
            <w:rPr/>
          </w:rPrChange>
        </w:rPr>
        <w:t>California (</w:t>
      </w:r>
      <w:commentRangeStart w:id="186"/>
      <w:ins w:id="187" w:author="Catalina Pimiento" w:date="2023-04-25T15:21:00Z">
        <w:r w:rsidR="00160165" w:rsidRPr="00434C07">
          <w:rPr>
            <w:sz w:val="22"/>
            <w:szCs w:val="22"/>
            <w:rPrChange w:id="188" w:author="John Griffin" w:date="2023-05-03T12:14:00Z">
              <w:rPr/>
            </w:rPrChange>
          </w:rPr>
          <w:t xml:space="preserve">USA and </w:t>
        </w:r>
      </w:ins>
      <w:r w:rsidR="000138E2" w:rsidRPr="00434C07">
        <w:rPr>
          <w:sz w:val="22"/>
          <w:szCs w:val="22"/>
          <w:rPrChange w:id="189" w:author="John Griffin" w:date="2023-05-03T12:14:00Z">
            <w:rPr/>
          </w:rPrChange>
        </w:rPr>
        <w:t>Mexico</w:t>
      </w:r>
      <w:commentRangeEnd w:id="186"/>
      <w:r w:rsidR="00160165">
        <w:rPr>
          <w:rStyle w:val="CommentReference"/>
        </w:rPr>
        <w:commentReference w:id="186"/>
      </w:r>
      <w:r w:rsidR="000138E2" w:rsidRPr="00434C07">
        <w:rPr>
          <w:sz w:val="22"/>
          <w:szCs w:val="22"/>
          <w:rPrChange w:id="190" w:author="John Griffin" w:date="2023-05-03T12:14:00Z">
            <w:rPr/>
          </w:rPrChange>
        </w:rPr>
        <w:t>), the Galapagos Islands (E</w:t>
      </w:r>
      <w:ins w:id="191" w:author="Catalina Pimiento Hernandez" w:date="2023-04-24T17:37:00Z">
        <w:r w:rsidR="00ED20CE" w:rsidRPr="00434C07">
          <w:rPr>
            <w:sz w:val="22"/>
            <w:szCs w:val="22"/>
            <w:rPrChange w:id="192" w:author="John Griffin" w:date="2023-05-03T12:14:00Z">
              <w:rPr/>
            </w:rPrChange>
          </w:rPr>
          <w:t>c</w:t>
        </w:r>
      </w:ins>
      <w:del w:id="193" w:author="Catalina Pimiento Hernandez" w:date="2023-04-24T17:37:00Z">
        <w:r w:rsidR="000138E2" w:rsidRPr="00434C07" w:rsidDel="00ED20CE">
          <w:rPr>
            <w:sz w:val="22"/>
            <w:szCs w:val="22"/>
            <w:rPrChange w:id="194" w:author="John Griffin" w:date="2023-05-03T12:14:00Z">
              <w:rPr/>
            </w:rPrChange>
          </w:rPr>
          <w:delText>q</w:delText>
        </w:r>
      </w:del>
      <w:r w:rsidR="000138E2" w:rsidRPr="00434C07">
        <w:rPr>
          <w:sz w:val="22"/>
          <w:szCs w:val="22"/>
          <w:rPrChange w:id="195" w:author="John Griffin" w:date="2023-05-03T12:14:00Z">
            <w:rPr/>
          </w:rPrChange>
        </w:rPr>
        <w:t xml:space="preserve">uador), and </w:t>
      </w:r>
      <w:ins w:id="196" w:author="Catalina Pimiento" w:date="2023-04-25T15:24:00Z">
        <w:r w:rsidR="00160165" w:rsidRPr="00434C07">
          <w:rPr>
            <w:sz w:val="22"/>
            <w:szCs w:val="22"/>
            <w:rPrChange w:id="197" w:author="John Griffin" w:date="2023-05-03T12:14:00Z">
              <w:rPr/>
            </w:rPrChange>
          </w:rPr>
          <w:t xml:space="preserve">most </w:t>
        </w:r>
      </w:ins>
      <w:ins w:id="198" w:author="Catalina Pimiento" w:date="2023-04-25T15:26:00Z">
        <w:r w:rsidR="009A6E70" w:rsidRPr="00434C07">
          <w:rPr>
            <w:sz w:val="22"/>
            <w:szCs w:val="22"/>
            <w:rPrChange w:id="199" w:author="John Griffin" w:date="2023-05-03T12:14:00Z">
              <w:rPr/>
            </w:rPrChange>
          </w:rPr>
          <w:t>significantly</w:t>
        </w:r>
      </w:ins>
      <w:ins w:id="200" w:author="Catalina Pimiento" w:date="2023-04-25T15:24:00Z">
        <w:r w:rsidR="00160165" w:rsidRPr="00434C07">
          <w:rPr>
            <w:sz w:val="22"/>
            <w:szCs w:val="22"/>
            <w:rPrChange w:id="201" w:author="John Griffin" w:date="2023-05-03T12:14:00Z">
              <w:rPr/>
            </w:rPrChange>
          </w:rPr>
          <w:t xml:space="preserve">, </w:t>
        </w:r>
      </w:ins>
      <w:r w:rsidR="000138E2" w:rsidRPr="00434C07">
        <w:rPr>
          <w:sz w:val="22"/>
          <w:szCs w:val="22"/>
          <w:rPrChange w:id="202" w:author="John Griffin" w:date="2023-05-03T12:14:00Z">
            <w:rPr/>
          </w:rPrChange>
        </w:rPr>
        <w:t>the Central Indo-Pacific</w:t>
      </w:r>
      <w:commentRangeEnd w:id="179"/>
      <w:r w:rsidR="000138E2">
        <w:rPr>
          <w:rStyle w:val="CommentReference"/>
        </w:rPr>
        <w:commentReference w:id="179"/>
      </w:r>
      <w:r w:rsidR="000138E2" w:rsidRPr="00434C07">
        <w:rPr>
          <w:sz w:val="22"/>
          <w:szCs w:val="22"/>
          <w:rPrChange w:id="203" w:author="John Griffin" w:date="2023-05-03T12:14:00Z">
            <w:rPr/>
          </w:rPrChange>
        </w:rPr>
        <w:t xml:space="preserve"> (</w:t>
      </w:r>
      <w:r w:rsidR="000138E2" w:rsidRPr="00434C07">
        <w:rPr>
          <w:b/>
          <w:bCs/>
          <w:sz w:val="22"/>
          <w:szCs w:val="22"/>
          <w:rPrChange w:id="204" w:author="John Griffin" w:date="2023-05-03T12:14:00Z">
            <w:rPr>
              <w:b/>
              <w:bCs/>
            </w:rPr>
          </w:rPrChange>
        </w:rPr>
        <w:t>Figure 1B</w:t>
      </w:r>
      <w:r w:rsidR="000138E2" w:rsidRPr="00434C07">
        <w:rPr>
          <w:sz w:val="22"/>
          <w:szCs w:val="22"/>
          <w:rPrChange w:id="205" w:author="John Griffin" w:date="2023-05-03T12:14:00Z">
            <w:rPr/>
          </w:rPrChange>
        </w:rPr>
        <w:t>).</w:t>
      </w:r>
    </w:p>
    <w:p w14:paraId="4F5A0B52" w14:textId="063ADF8B" w:rsidR="000138E2" w:rsidRPr="009A4D1E" w:rsidRDefault="000138E2" w:rsidP="000138E2">
      <w:pPr>
        <w:pStyle w:val="ListParagraph"/>
        <w:numPr>
          <w:ilvl w:val="0"/>
          <w:numId w:val="1"/>
        </w:numPr>
        <w:rPr>
          <w:sz w:val="22"/>
          <w:szCs w:val="22"/>
        </w:rPr>
      </w:pPr>
      <w:commentRangeStart w:id="206"/>
      <w:del w:id="207" w:author="Catalina Pimiento Hernandez" w:date="2023-04-24T17:56:00Z">
        <w:r w:rsidRPr="009A4D1E" w:rsidDel="00A65705">
          <w:rPr>
            <w:sz w:val="22"/>
            <w:szCs w:val="22"/>
          </w:rPr>
          <w:delText xml:space="preserve">Deviations between species and functional richness concentrated in the coastal and oceanic waters of </w:delText>
        </w:r>
      </w:del>
      <w:ins w:id="208" w:author="Catalina Pimiento Hernandez" w:date="2023-04-24T17:56:00Z">
        <w:del w:id="209" w:author="John Griffin" w:date="2023-05-03T12:12:00Z">
          <w:r w:rsidR="00A65705" w:rsidDel="00185F19">
            <w:rPr>
              <w:sz w:val="22"/>
              <w:szCs w:val="22"/>
            </w:rPr>
            <w:delText>H</w:delText>
          </w:r>
        </w:del>
      </w:ins>
      <w:del w:id="210" w:author="John Griffin" w:date="2023-05-03T12:12:00Z">
        <w:r w:rsidDel="00185F19">
          <w:rPr>
            <w:sz w:val="22"/>
            <w:szCs w:val="22"/>
          </w:rPr>
          <w:delText xml:space="preserve">high temperate and </w:delText>
        </w:r>
        <w:r w:rsidRPr="009A4D1E" w:rsidDel="00185F19">
          <w:rPr>
            <w:sz w:val="22"/>
            <w:szCs w:val="22"/>
          </w:rPr>
          <w:delText xml:space="preserve">polar </w:delText>
        </w:r>
        <w:r w:rsidDel="00185F19">
          <w:rPr>
            <w:sz w:val="22"/>
            <w:szCs w:val="22"/>
          </w:rPr>
          <w:delText>latitudes</w:delText>
        </w:r>
      </w:del>
      <w:ins w:id="211" w:author="Catalina Pimiento" w:date="2023-04-25T15:27:00Z">
        <w:del w:id="212" w:author="John Griffin" w:date="2023-05-03T12:12:00Z">
          <w:r w:rsidR="009A6E70" w:rsidDel="00185F19">
            <w:rPr>
              <w:sz w:val="22"/>
              <w:szCs w:val="22"/>
            </w:rPr>
            <w:delText>, the coast of Chile</w:delText>
          </w:r>
        </w:del>
      </w:ins>
      <w:del w:id="213" w:author="John Griffin" w:date="2023-05-03T12:12:00Z">
        <w:r w:rsidDel="00185F19">
          <w:rPr>
            <w:sz w:val="22"/>
            <w:szCs w:val="22"/>
          </w:rPr>
          <w:delText xml:space="preserve"> </w:delText>
        </w:r>
        <w:r w:rsidRPr="009A4D1E" w:rsidDel="00185F19">
          <w:rPr>
            <w:sz w:val="22"/>
            <w:szCs w:val="22"/>
          </w:rPr>
          <w:delText>and in the Central Indo-Pacific</w:delText>
        </w:r>
        <w:commentRangeEnd w:id="206"/>
        <w:r w:rsidRPr="009A4D1E" w:rsidDel="00185F19">
          <w:rPr>
            <w:rStyle w:val="CommentReference"/>
            <w:sz w:val="22"/>
            <w:szCs w:val="22"/>
          </w:rPr>
          <w:commentReference w:id="206"/>
        </w:r>
        <w:r w:rsidRPr="009A4D1E" w:rsidDel="00185F19">
          <w:rPr>
            <w:sz w:val="22"/>
            <w:szCs w:val="22"/>
          </w:rPr>
          <w:delText>, where species communities spanned the</w:delText>
        </w:r>
      </w:del>
      <w:ins w:id="214" w:author="Catalina Pimiento Hernandez" w:date="2023-04-24T17:57:00Z">
        <w:del w:id="215" w:author="John Griffin" w:date="2023-05-03T12:12:00Z">
          <w:r w:rsidR="00A65705" w:rsidDel="00185F19">
            <w:rPr>
              <w:sz w:val="22"/>
              <w:szCs w:val="22"/>
            </w:rPr>
            <w:delText>display a</w:delText>
          </w:r>
        </w:del>
      </w:ins>
      <w:del w:id="216" w:author="John Griffin" w:date="2023-05-03T12:12:00Z">
        <w:r w:rsidRPr="009A4D1E" w:rsidDel="00185F19">
          <w:rPr>
            <w:sz w:val="22"/>
            <w:szCs w:val="22"/>
          </w:rPr>
          <w:delText xml:space="preserve"> functional space </w:delText>
        </w:r>
      </w:del>
      <w:ins w:id="217" w:author="Catalina Pimiento Hernandez" w:date="2023-04-24T17:57:00Z">
        <w:del w:id="218" w:author="John Griffin" w:date="2023-05-03T12:12:00Z">
          <w:r w:rsidR="00A65705" w:rsidDel="00185F19">
            <w:rPr>
              <w:sz w:val="22"/>
              <w:szCs w:val="22"/>
            </w:rPr>
            <w:delText>richness</w:delText>
          </w:r>
          <w:r w:rsidR="00A65705" w:rsidRPr="009A4D1E" w:rsidDel="00185F19">
            <w:rPr>
              <w:sz w:val="22"/>
              <w:szCs w:val="22"/>
            </w:rPr>
            <w:delText xml:space="preserve"> </w:delText>
          </w:r>
        </w:del>
      </w:ins>
      <w:del w:id="219" w:author="John Griffin" w:date="2023-05-03T12:12:00Z">
        <w:r w:rsidRPr="009A4D1E" w:rsidDel="00185F19">
          <w:rPr>
            <w:sz w:val="22"/>
            <w:szCs w:val="22"/>
          </w:rPr>
          <w:delText xml:space="preserve">up to 16% more </w:delText>
        </w:r>
      </w:del>
      <w:ins w:id="220" w:author="Catalina Pimiento Hernandez" w:date="2023-04-24T17:38:00Z">
        <w:del w:id="221" w:author="John Griffin" w:date="2023-05-03T12:12:00Z">
          <w:r w:rsidR="00ED20CE" w:rsidDel="00185F19">
            <w:rPr>
              <w:sz w:val="22"/>
              <w:szCs w:val="22"/>
            </w:rPr>
            <w:delText>higher</w:delText>
          </w:r>
          <w:r w:rsidR="00ED20CE" w:rsidRPr="009A4D1E" w:rsidDel="00185F19">
            <w:rPr>
              <w:sz w:val="22"/>
              <w:szCs w:val="22"/>
            </w:rPr>
            <w:delText xml:space="preserve"> </w:delText>
          </w:r>
        </w:del>
      </w:ins>
      <w:del w:id="222" w:author="John Griffin" w:date="2023-05-03T12:12:00Z">
        <w:r w:rsidRPr="009A4D1E" w:rsidDel="00185F19">
          <w:rPr>
            <w:sz w:val="22"/>
            <w:szCs w:val="22"/>
          </w:rPr>
          <w:delText xml:space="preserve">than what was expected based on the number of species present </w:delText>
        </w:r>
      </w:del>
      <w:ins w:id="223" w:author="Catalina Pimiento Hernandez" w:date="2023-04-24T17:57:00Z">
        <w:del w:id="224" w:author="John Griffin" w:date="2023-05-03T12:12:00Z">
          <w:r w:rsidR="00A65705" w:rsidDel="00185F19">
            <w:rPr>
              <w:sz w:val="22"/>
              <w:szCs w:val="22"/>
            </w:rPr>
            <w:delText>numbers</w:delText>
          </w:r>
          <w:r w:rsidR="00A65705" w:rsidRPr="009A4D1E" w:rsidDel="00185F19">
            <w:rPr>
              <w:sz w:val="22"/>
              <w:szCs w:val="22"/>
            </w:rPr>
            <w:delText xml:space="preserve"> </w:delText>
          </w:r>
        </w:del>
      </w:ins>
      <w:commentRangeStart w:id="225"/>
      <w:commentRangeStart w:id="226"/>
      <w:del w:id="227" w:author="John Griffin" w:date="2023-05-03T12:12:00Z">
        <w:r w:rsidRPr="009A4D1E" w:rsidDel="00185F19">
          <w:rPr>
            <w:sz w:val="22"/>
            <w:szCs w:val="22"/>
          </w:rPr>
          <w:delText>(</w:delText>
        </w:r>
        <w:r w:rsidRPr="009A4D1E" w:rsidDel="00185F19">
          <w:rPr>
            <w:b/>
            <w:bCs/>
            <w:sz w:val="22"/>
            <w:szCs w:val="22"/>
          </w:rPr>
          <w:delText>Supplementary figure S2A</w:delText>
        </w:r>
        <w:r w:rsidRPr="009A4D1E" w:rsidDel="00185F19">
          <w:rPr>
            <w:sz w:val="22"/>
            <w:szCs w:val="22"/>
          </w:rPr>
          <w:delText xml:space="preserve">). </w:delText>
        </w:r>
        <w:commentRangeEnd w:id="225"/>
        <w:r w:rsidDel="00185F19">
          <w:rPr>
            <w:rStyle w:val="CommentReference"/>
          </w:rPr>
          <w:commentReference w:id="225"/>
        </w:r>
        <w:commentRangeEnd w:id="226"/>
        <w:r w:rsidR="00A65705" w:rsidDel="00185F19">
          <w:rPr>
            <w:rStyle w:val="CommentReference"/>
          </w:rPr>
          <w:commentReference w:id="226"/>
        </w:r>
      </w:del>
    </w:p>
    <w:p w14:paraId="4C713642" w14:textId="6AD00A1D" w:rsidR="000138E2" w:rsidRPr="009A4D1E" w:rsidRDefault="000138E2" w:rsidP="000138E2">
      <w:pPr>
        <w:pStyle w:val="ListParagraph"/>
        <w:numPr>
          <w:ilvl w:val="0"/>
          <w:numId w:val="1"/>
        </w:numPr>
        <w:rPr>
          <w:sz w:val="22"/>
          <w:szCs w:val="22"/>
        </w:rPr>
      </w:pPr>
      <w:commentRangeStart w:id="228"/>
      <w:commentRangeStart w:id="229"/>
      <w:commentRangeStart w:id="230"/>
      <w:r w:rsidRPr="009A4D1E">
        <w:rPr>
          <w:sz w:val="22"/>
          <w:szCs w:val="22"/>
        </w:rPr>
        <w:t xml:space="preserve">Functional redundancy </w:t>
      </w:r>
      <w:commentRangeEnd w:id="228"/>
      <w:r>
        <w:rPr>
          <w:rStyle w:val="CommentReference"/>
        </w:rPr>
        <w:commentReference w:id="228"/>
      </w:r>
      <w:commentRangeEnd w:id="229"/>
      <w:r>
        <w:rPr>
          <w:rStyle w:val="CommentReference"/>
        </w:rPr>
        <w:commentReference w:id="229"/>
      </w:r>
      <w:commentRangeEnd w:id="230"/>
      <w:r w:rsidR="006540C4">
        <w:rPr>
          <w:rStyle w:val="CommentReference"/>
        </w:rPr>
        <w:commentReference w:id="230"/>
      </w:r>
      <w:ins w:id="231" w:author="Catalina Pimiento" w:date="2023-04-25T15:28:00Z">
        <w:r w:rsidR="009A6E70">
          <w:rPr>
            <w:sz w:val="22"/>
            <w:szCs w:val="22"/>
          </w:rPr>
          <w:t xml:space="preserve">(remind the reader here how this was calculated as I did for FRic) </w:t>
        </w:r>
      </w:ins>
      <w:r w:rsidRPr="009A4D1E">
        <w:rPr>
          <w:sz w:val="22"/>
          <w:szCs w:val="22"/>
        </w:rPr>
        <w:t xml:space="preserve">peaked in the Caspian Sea, </w:t>
      </w:r>
      <w:ins w:id="232" w:author="John Griffin" w:date="2023-05-03T12:17:00Z">
        <w:r w:rsidR="00434C07">
          <w:rPr>
            <w:sz w:val="22"/>
            <w:szCs w:val="22"/>
          </w:rPr>
          <w:t xml:space="preserve">reflecting the cluster of functionally similar sturgeons occupying this region, </w:t>
        </w:r>
      </w:ins>
      <w:commentRangeStart w:id="233"/>
      <w:r w:rsidRPr="009A4D1E">
        <w:rPr>
          <w:sz w:val="22"/>
          <w:szCs w:val="22"/>
        </w:rPr>
        <w:t>while it remained consistently low across polar latitudes, where marine megafaunal</w:t>
      </w:r>
      <w:del w:id="234" w:author="Catalina Pimiento Hernandez" w:date="2023-04-24T17:59:00Z">
        <w:r w:rsidRPr="009A4D1E" w:rsidDel="00A65705">
          <w:rPr>
            <w:sz w:val="22"/>
            <w:szCs w:val="22"/>
          </w:rPr>
          <w:delText xml:space="preserve"> species</w:delText>
        </w:r>
      </w:del>
      <w:r w:rsidRPr="009A4D1E">
        <w:rPr>
          <w:sz w:val="22"/>
          <w:szCs w:val="22"/>
        </w:rPr>
        <w:t xml:space="preserve"> richness was</w:t>
      </w:r>
      <w:del w:id="235" w:author="Catalina Pimiento Hernandez" w:date="2023-04-24T18:03:00Z">
        <w:r w:rsidRPr="009A4D1E" w:rsidDel="006540C4">
          <w:rPr>
            <w:sz w:val="22"/>
            <w:szCs w:val="22"/>
          </w:rPr>
          <w:delText xml:space="preserve"> at</w:delText>
        </w:r>
      </w:del>
      <w:r w:rsidRPr="009A4D1E">
        <w:rPr>
          <w:sz w:val="22"/>
          <w:szCs w:val="22"/>
        </w:rPr>
        <w:t xml:space="preserve"> </w:t>
      </w:r>
      <w:ins w:id="236" w:author="Catalina Pimiento Hernandez" w:date="2023-04-24T17:59:00Z">
        <w:r w:rsidR="00A65705">
          <w:rPr>
            <w:sz w:val="22"/>
            <w:szCs w:val="22"/>
          </w:rPr>
          <w:t>the</w:t>
        </w:r>
      </w:ins>
      <w:del w:id="237" w:author="Catalina Pimiento Hernandez" w:date="2023-04-24T17:59:00Z">
        <w:r w:rsidRPr="009A4D1E" w:rsidDel="00A65705">
          <w:rPr>
            <w:sz w:val="22"/>
            <w:szCs w:val="22"/>
          </w:rPr>
          <w:delText>its</w:delText>
        </w:r>
      </w:del>
      <w:r w:rsidRPr="009A4D1E">
        <w:rPr>
          <w:sz w:val="22"/>
          <w:szCs w:val="22"/>
        </w:rPr>
        <w:t xml:space="preserve"> lowest (</w:t>
      </w:r>
      <w:r w:rsidRPr="009A4D1E">
        <w:rPr>
          <w:b/>
          <w:bCs/>
          <w:sz w:val="22"/>
          <w:szCs w:val="22"/>
        </w:rPr>
        <w:t>Figure 1C</w:t>
      </w:r>
      <w:r w:rsidRPr="009A4D1E">
        <w:rPr>
          <w:sz w:val="22"/>
          <w:szCs w:val="22"/>
        </w:rPr>
        <w:t xml:space="preserve">). </w:t>
      </w:r>
      <w:commentRangeEnd w:id="233"/>
      <w:r w:rsidR="00434C07">
        <w:rPr>
          <w:rStyle w:val="CommentReference"/>
        </w:rPr>
        <w:commentReference w:id="233"/>
      </w:r>
    </w:p>
    <w:p w14:paraId="73E633B5" w14:textId="77777777" w:rsidR="00DD2256" w:rsidRDefault="000138E2" w:rsidP="008E06C6">
      <w:pPr>
        <w:pStyle w:val="ListParagraph"/>
        <w:numPr>
          <w:ilvl w:val="0"/>
          <w:numId w:val="1"/>
        </w:numPr>
        <w:rPr>
          <w:ins w:id="238" w:author="Catalina Pimiento" w:date="2023-04-25T15:48:00Z"/>
          <w:sz w:val="22"/>
          <w:szCs w:val="22"/>
        </w:rPr>
      </w:pPr>
      <w:r w:rsidRPr="009A4D1E">
        <w:rPr>
          <w:sz w:val="22"/>
          <w:szCs w:val="22"/>
        </w:rPr>
        <w:t>Clade-specific analyses revealed that while SR and FRic of bony fish (</w:t>
      </w:r>
      <w:r w:rsidRPr="009A4D1E">
        <w:rPr>
          <w:b/>
          <w:bCs/>
          <w:sz w:val="22"/>
          <w:szCs w:val="22"/>
        </w:rPr>
        <w:t>Figure S1</w:t>
      </w:r>
      <w:r>
        <w:rPr>
          <w:b/>
          <w:bCs/>
          <w:sz w:val="22"/>
          <w:szCs w:val="22"/>
        </w:rPr>
        <w:t>D</w:t>
      </w:r>
      <w:r w:rsidRPr="009A4D1E">
        <w:rPr>
          <w:sz w:val="22"/>
          <w:szCs w:val="22"/>
        </w:rPr>
        <w:t xml:space="preserve"> and </w:t>
      </w:r>
      <w:r w:rsidRPr="009A4D1E">
        <w:rPr>
          <w:b/>
          <w:bCs/>
          <w:sz w:val="22"/>
          <w:szCs w:val="22"/>
        </w:rPr>
        <w:t>S1</w:t>
      </w:r>
      <w:r>
        <w:rPr>
          <w:b/>
          <w:bCs/>
          <w:sz w:val="22"/>
          <w:szCs w:val="22"/>
        </w:rPr>
        <w:t>E</w:t>
      </w:r>
      <w:r w:rsidRPr="009A4D1E">
        <w:rPr>
          <w:sz w:val="22"/>
          <w:szCs w:val="22"/>
        </w:rPr>
        <w:t>) and sharks (</w:t>
      </w:r>
      <w:r w:rsidRPr="009A4D1E">
        <w:rPr>
          <w:b/>
          <w:bCs/>
          <w:sz w:val="22"/>
          <w:szCs w:val="22"/>
        </w:rPr>
        <w:t>Figure S1</w:t>
      </w:r>
      <w:r>
        <w:rPr>
          <w:b/>
          <w:bCs/>
          <w:sz w:val="22"/>
          <w:szCs w:val="22"/>
        </w:rPr>
        <w:t>G</w:t>
      </w:r>
      <w:r w:rsidRPr="009A4D1E">
        <w:rPr>
          <w:b/>
          <w:bCs/>
          <w:sz w:val="22"/>
          <w:szCs w:val="22"/>
        </w:rPr>
        <w:t xml:space="preserve"> </w:t>
      </w:r>
      <w:r w:rsidRPr="009A4D1E">
        <w:rPr>
          <w:sz w:val="22"/>
          <w:szCs w:val="22"/>
        </w:rPr>
        <w:t xml:space="preserve">and </w:t>
      </w:r>
      <w:r w:rsidRPr="009A4D1E">
        <w:rPr>
          <w:b/>
          <w:bCs/>
          <w:sz w:val="22"/>
          <w:szCs w:val="22"/>
        </w:rPr>
        <w:t>S1</w:t>
      </w:r>
      <w:r>
        <w:rPr>
          <w:b/>
          <w:bCs/>
          <w:sz w:val="22"/>
          <w:szCs w:val="22"/>
        </w:rPr>
        <w:t>H</w:t>
      </w:r>
      <w:r w:rsidRPr="009A4D1E">
        <w:rPr>
          <w:sz w:val="22"/>
          <w:szCs w:val="22"/>
        </w:rPr>
        <w:t xml:space="preserve">) followed the global patterns previously observed, diversity of marine mammals had </w:t>
      </w:r>
      <w:del w:id="239" w:author="Catalina Pimiento Hernandez" w:date="2023-04-24T18:04:00Z">
        <w:r w:rsidRPr="009A4D1E" w:rsidDel="006540C4">
          <w:rPr>
            <w:sz w:val="22"/>
            <w:szCs w:val="22"/>
          </w:rPr>
          <w:delText>the most distinguished</w:delText>
        </w:r>
      </w:del>
      <w:ins w:id="240" w:author="Catalina Pimiento Hernandez" w:date="2023-04-24T18:04:00Z">
        <w:r w:rsidR="006540C4">
          <w:rPr>
            <w:sz w:val="22"/>
            <w:szCs w:val="22"/>
          </w:rPr>
          <w:t>a different</w:t>
        </w:r>
      </w:ins>
      <w:r w:rsidRPr="009A4D1E">
        <w:rPr>
          <w:sz w:val="22"/>
          <w:szCs w:val="22"/>
        </w:rPr>
        <w:t xml:space="preserve"> </w:t>
      </w:r>
      <w:del w:id="241" w:author="Catalina Pimiento Hernandez" w:date="2023-04-24T18:04:00Z">
        <w:r w:rsidRPr="009A4D1E" w:rsidDel="006540C4">
          <w:rPr>
            <w:sz w:val="22"/>
            <w:szCs w:val="22"/>
          </w:rPr>
          <w:delText xml:space="preserve">spatial </w:delText>
        </w:r>
      </w:del>
      <w:r w:rsidRPr="009A4D1E">
        <w:rPr>
          <w:sz w:val="22"/>
          <w:szCs w:val="22"/>
        </w:rPr>
        <w:t>distribution: SR extended further into pelagic waters (</w:t>
      </w:r>
      <w:r w:rsidRPr="009A4D1E">
        <w:rPr>
          <w:b/>
          <w:bCs/>
          <w:sz w:val="22"/>
          <w:szCs w:val="22"/>
        </w:rPr>
        <w:t>Figure S1</w:t>
      </w:r>
      <w:r>
        <w:rPr>
          <w:b/>
          <w:bCs/>
          <w:sz w:val="22"/>
          <w:szCs w:val="22"/>
        </w:rPr>
        <w:t>A</w:t>
      </w:r>
      <w:r w:rsidRPr="009A4D1E">
        <w:rPr>
          <w:sz w:val="22"/>
          <w:szCs w:val="22"/>
        </w:rPr>
        <w:t xml:space="preserve">), and peaks of FRic mirrored peaks of deviation between global SR and FRic </w:t>
      </w:r>
      <w:ins w:id="242" w:author="Catalina Pimiento Hernandez" w:date="2023-04-24T18:04:00Z">
        <w:r w:rsidR="006540C4">
          <w:rPr>
            <w:sz w:val="22"/>
            <w:szCs w:val="22"/>
          </w:rPr>
          <w:t>(</w:t>
        </w:r>
        <w:commentRangeStart w:id="243"/>
        <w:r w:rsidR="006540C4">
          <w:rPr>
            <w:sz w:val="22"/>
            <w:szCs w:val="22"/>
          </w:rPr>
          <w:t xml:space="preserve">e.g., </w:t>
        </w:r>
        <w:commentRangeEnd w:id="243"/>
        <w:r w:rsidR="006540C4">
          <w:rPr>
            <w:rStyle w:val="CommentReference"/>
          </w:rPr>
          <w:commentReference w:id="243"/>
        </w:r>
      </w:ins>
      <w:r w:rsidRPr="009A4D1E">
        <w:rPr>
          <w:sz w:val="22"/>
          <w:szCs w:val="22"/>
        </w:rPr>
        <w:t>(</w:t>
      </w:r>
      <w:r w:rsidRPr="009A4D1E">
        <w:rPr>
          <w:b/>
          <w:bCs/>
          <w:sz w:val="22"/>
          <w:szCs w:val="22"/>
        </w:rPr>
        <w:t>Figure S1</w:t>
      </w:r>
      <w:r>
        <w:rPr>
          <w:b/>
          <w:bCs/>
          <w:sz w:val="22"/>
          <w:szCs w:val="22"/>
        </w:rPr>
        <w:t>B</w:t>
      </w:r>
      <w:r w:rsidRPr="009A4D1E">
        <w:rPr>
          <w:sz w:val="22"/>
          <w:szCs w:val="22"/>
        </w:rPr>
        <w:t>). Marine mammals also drove patterns of low redundancy at polar latitudes (</w:t>
      </w:r>
      <w:r w:rsidRPr="009A4D1E">
        <w:rPr>
          <w:b/>
          <w:bCs/>
          <w:sz w:val="22"/>
          <w:szCs w:val="22"/>
        </w:rPr>
        <w:t>Figure S1</w:t>
      </w:r>
      <w:r>
        <w:rPr>
          <w:b/>
          <w:bCs/>
          <w:sz w:val="22"/>
          <w:szCs w:val="22"/>
        </w:rPr>
        <w:t>C</w:t>
      </w:r>
      <w:r w:rsidRPr="009A4D1E">
        <w:rPr>
          <w:sz w:val="22"/>
          <w:szCs w:val="22"/>
        </w:rPr>
        <w:t>), while boy fish were responsible for high redundancy in the Caspian Sea (</w:t>
      </w:r>
      <w:r w:rsidRPr="009A4D1E">
        <w:rPr>
          <w:b/>
          <w:bCs/>
          <w:sz w:val="22"/>
          <w:szCs w:val="22"/>
        </w:rPr>
        <w:t>Figure S1</w:t>
      </w:r>
      <w:r>
        <w:rPr>
          <w:b/>
          <w:bCs/>
          <w:sz w:val="22"/>
          <w:szCs w:val="22"/>
        </w:rPr>
        <w:t>F</w:t>
      </w:r>
      <w:r w:rsidRPr="009A4D1E">
        <w:rPr>
          <w:sz w:val="22"/>
          <w:szCs w:val="22"/>
        </w:rPr>
        <w:t>).</w:t>
      </w:r>
      <w:ins w:id="244" w:author="Catalina Pimiento Hernandez" w:date="2023-04-24T18:26:00Z">
        <w:r w:rsidR="008E06C6">
          <w:rPr>
            <w:sz w:val="22"/>
            <w:szCs w:val="22"/>
          </w:rPr>
          <w:t xml:space="preserve"> </w:t>
        </w:r>
      </w:ins>
    </w:p>
    <w:p w14:paraId="55196669" w14:textId="7D26F782" w:rsidR="0081251C" w:rsidRPr="0081251C" w:rsidRDefault="0081251C" w:rsidP="008E06C6">
      <w:pPr>
        <w:pStyle w:val="ListParagraph"/>
        <w:numPr>
          <w:ilvl w:val="0"/>
          <w:numId w:val="1"/>
        </w:numPr>
        <w:rPr>
          <w:ins w:id="245" w:author="Catalina Pimiento" w:date="2023-04-25T11:01:00Z"/>
          <w:sz w:val="22"/>
          <w:szCs w:val="22"/>
          <w:highlight w:val="yellow"/>
          <w:rPrChange w:id="246" w:author="Catalina Pimiento" w:date="2023-04-25T15:49:00Z">
            <w:rPr>
              <w:ins w:id="247" w:author="Catalina Pimiento" w:date="2023-04-25T11:01:00Z"/>
              <w:sz w:val="22"/>
              <w:szCs w:val="22"/>
            </w:rPr>
          </w:rPrChange>
        </w:rPr>
      </w:pPr>
      <w:ins w:id="248" w:author="Catalina Pimiento" w:date="2023-04-25T15:48:00Z">
        <w:r w:rsidRPr="0081251C">
          <w:rPr>
            <w:sz w:val="22"/>
            <w:szCs w:val="22"/>
            <w:highlight w:val="yellow"/>
            <w:rPrChange w:id="249" w:author="Catalina Pimiento" w:date="2023-04-25T15:49:00Z">
              <w:rPr>
                <w:sz w:val="22"/>
                <w:szCs w:val="22"/>
              </w:rPr>
            </w:rPrChange>
          </w:rPr>
          <w:t>[INSERT DISCUSSION FOR THIS SECTION]</w:t>
        </w:r>
      </w:ins>
    </w:p>
    <w:p w14:paraId="68AA8BBD" w14:textId="50A5778A" w:rsidR="008E06C6" w:rsidRPr="008E06C6" w:rsidRDefault="00DD2256">
      <w:pPr>
        <w:pStyle w:val="ListParagraph"/>
        <w:rPr>
          <w:ins w:id="250" w:author="Catalina Pimiento Hernandez" w:date="2023-04-24T18:26:00Z"/>
          <w:sz w:val="22"/>
          <w:szCs w:val="22"/>
        </w:rPr>
        <w:pPrChange w:id="251" w:author="Catalina Pimiento" w:date="2023-04-25T11:01:00Z">
          <w:pPr>
            <w:pStyle w:val="ListParagraph"/>
            <w:numPr>
              <w:numId w:val="1"/>
            </w:numPr>
            <w:ind w:hanging="360"/>
          </w:pPr>
        </w:pPrChange>
      </w:pPr>
      <w:commentRangeStart w:id="252"/>
      <w:ins w:id="253" w:author="Catalina Pimiento" w:date="2023-04-25T11:01:00Z">
        <w:r>
          <w:rPr>
            <w:i/>
            <w:iCs/>
            <w:color w:val="AEAAAA" w:themeColor="background2" w:themeShade="BF"/>
            <w:sz w:val="22"/>
            <w:szCs w:val="22"/>
          </w:rPr>
          <w:t>H</w:t>
        </w:r>
        <w:r w:rsidRPr="00474029">
          <w:rPr>
            <w:i/>
            <w:iCs/>
            <w:color w:val="AEAAAA" w:themeColor="background2" w:themeShade="BF"/>
            <w:sz w:val="22"/>
            <w:szCs w:val="22"/>
          </w:rPr>
          <w:t>otspots/coldspots</w:t>
        </w:r>
      </w:ins>
      <w:commentRangeEnd w:id="252"/>
      <w:ins w:id="254" w:author="Catalina Pimiento" w:date="2023-04-25T15:39:00Z">
        <w:r w:rsidR="0078341B">
          <w:rPr>
            <w:rStyle w:val="CommentReference"/>
          </w:rPr>
          <w:commentReference w:id="252"/>
        </w:r>
      </w:ins>
    </w:p>
    <w:p w14:paraId="2E3B6A47" w14:textId="67F2C49A" w:rsidR="000138E2" w:rsidDel="00BF0E36" w:rsidRDefault="000138E2" w:rsidP="008E06C6">
      <w:pPr>
        <w:pStyle w:val="ListParagraph"/>
        <w:numPr>
          <w:ilvl w:val="0"/>
          <w:numId w:val="1"/>
        </w:numPr>
        <w:rPr>
          <w:del w:id="255" w:author="Catalina Pimiento Hernandez" w:date="2023-04-24T18:59:00Z"/>
          <w:sz w:val="22"/>
          <w:szCs w:val="22"/>
        </w:rPr>
      </w:pPr>
      <w:commentRangeStart w:id="256"/>
      <w:commentRangeStart w:id="257"/>
      <w:commentRangeStart w:id="258"/>
    </w:p>
    <w:p w14:paraId="3868F9A3" w14:textId="567B7787" w:rsidR="000138E2" w:rsidRPr="00474029" w:rsidRDefault="000138E2" w:rsidP="000138E2">
      <w:pPr>
        <w:pStyle w:val="ListParagraph"/>
        <w:numPr>
          <w:ilvl w:val="0"/>
          <w:numId w:val="1"/>
        </w:numPr>
        <w:rPr>
          <w:sz w:val="22"/>
          <w:szCs w:val="22"/>
        </w:rPr>
      </w:pPr>
      <w:r w:rsidRPr="00474029">
        <w:rPr>
          <w:sz w:val="22"/>
          <w:szCs w:val="22"/>
        </w:rPr>
        <w:t xml:space="preserve">When we </w:t>
      </w:r>
      <w:del w:id="259" w:author="Catalina Pimiento Hernandez" w:date="2023-04-24T19:00:00Z">
        <w:r w:rsidRPr="00474029" w:rsidDel="00BF0E36">
          <w:rPr>
            <w:sz w:val="22"/>
            <w:szCs w:val="22"/>
          </w:rPr>
          <w:delText xml:space="preserve">complemented </w:delText>
        </w:r>
      </w:del>
      <w:ins w:id="260" w:author="Catalina Pimiento Hernandez" w:date="2023-04-24T19:00:00Z">
        <w:r w:rsidR="00BF0E36" w:rsidRPr="00474029">
          <w:rPr>
            <w:sz w:val="22"/>
            <w:szCs w:val="22"/>
          </w:rPr>
          <w:t>c</w:t>
        </w:r>
        <w:r w:rsidR="00BF0E36">
          <w:rPr>
            <w:sz w:val="22"/>
            <w:szCs w:val="22"/>
          </w:rPr>
          <w:t>ompared</w:t>
        </w:r>
        <w:r w:rsidR="00BF0E36" w:rsidRPr="00474029">
          <w:rPr>
            <w:sz w:val="22"/>
            <w:szCs w:val="22"/>
          </w:rPr>
          <w:t xml:space="preserve"> </w:t>
        </w:r>
      </w:ins>
      <w:r w:rsidRPr="00474029">
        <w:rPr>
          <w:sz w:val="22"/>
          <w:szCs w:val="22"/>
        </w:rPr>
        <w:t>hotspots of species and functional richness with coldspots of functional redundancy</w:t>
      </w:r>
      <w:commentRangeEnd w:id="256"/>
      <w:r w:rsidR="00BF0E36">
        <w:rPr>
          <w:rStyle w:val="CommentReference"/>
        </w:rPr>
        <w:commentReference w:id="256"/>
      </w:r>
      <w:commentRangeEnd w:id="257"/>
      <w:r w:rsidR="009A6E70">
        <w:rPr>
          <w:rStyle w:val="CommentReference"/>
        </w:rPr>
        <w:commentReference w:id="257"/>
      </w:r>
      <w:r w:rsidRPr="00474029">
        <w:rPr>
          <w:sz w:val="22"/>
          <w:szCs w:val="22"/>
        </w:rPr>
        <w:t>, we observed a 51% spatial congruence between SR and FRic but</w:t>
      </w:r>
      <w:ins w:id="261" w:author="John Griffin" w:date="2023-05-03T12:31:00Z">
        <w:r w:rsidR="00E3109B">
          <w:rPr>
            <w:sz w:val="22"/>
            <w:szCs w:val="22"/>
          </w:rPr>
          <w:t xml:space="preserve">, </w:t>
        </w:r>
        <w:commentRangeStart w:id="262"/>
        <w:r w:rsidR="00E3109B">
          <w:rPr>
            <w:sz w:val="22"/>
            <w:szCs w:val="22"/>
          </w:rPr>
          <w:t>as expected</w:t>
        </w:r>
      </w:ins>
      <w:commentRangeEnd w:id="262"/>
      <w:ins w:id="263" w:author="John Griffin" w:date="2023-05-03T12:32:00Z">
        <w:r w:rsidR="00E3109B">
          <w:rPr>
            <w:rStyle w:val="CommentReference"/>
          </w:rPr>
          <w:commentReference w:id="262"/>
        </w:r>
      </w:ins>
      <w:ins w:id="264" w:author="John Griffin" w:date="2023-05-03T12:31:00Z">
        <w:r w:rsidR="00E3109B">
          <w:rPr>
            <w:sz w:val="22"/>
            <w:szCs w:val="22"/>
          </w:rPr>
          <w:t>,</w:t>
        </w:r>
      </w:ins>
      <w:r w:rsidRPr="00474029">
        <w:rPr>
          <w:sz w:val="22"/>
          <w:szCs w:val="22"/>
        </w:rPr>
        <w:t xml:space="preserve"> no overlap with </w:t>
      </w:r>
      <w:proofErr w:type="spellStart"/>
      <w:r w:rsidRPr="00474029">
        <w:rPr>
          <w:sz w:val="22"/>
          <w:szCs w:val="22"/>
        </w:rPr>
        <w:t>FRed</w:t>
      </w:r>
      <w:proofErr w:type="spellEnd"/>
      <w:r w:rsidRPr="00474029">
        <w:rPr>
          <w:sz w:val="22"/>
          <w:szCs w:val="22"/>
        </w:rPr>
        <w:t xml:space="preserve"> (</w:t>
      </w:r>
      <w:r w:rsidRPr="00474029">
        <w:rPr>
          <w:b/>
          <w:bCs/>
          <w:sz w:val="22"/>
          <w:szCs w:val="22"/>
        </w:rPr>
        <w:t>Figure 1D</w:t>
      </w:r>
      <w:r w:rsidRPr="00474029">
        <w:rPr>
          <w:sz w:val="22"/>
          <w:szCs w:val="22"/>
        </w:rPr>
        <w:t xml:space="preserve">).  </w:t>
      </w:r>
      <w:commentRangeEnd w:id="258"/>
      <w:r w:rsidR="00BF0E36">
        <w:rPr>
          <w:rStyle w:val="CommentReference"/>
        </w:rPr>
        <w:commentReference w:id="258"/>
      </w:r>
    </w:p>
    <w:p w14:paraId="2E3DC5DF" w14:textId="26BBE267" w:rsidR="000138E2" w:rsidRPr="009A4D1E" w:rsidRDefault="000138E2" w:rsidP="000138E2">
      <w:pPr>
        <w:pStyle w:val="ListParagraph"/>
        <w:numPr>
          <w:ilvl w:val="0"/>
          <w:numId w:val="1"/>
        </w:numPr>
        <w:rPr>
          <w:sz w:val="22"/>
          <w:szCs w:val="22"/>
        </w:rPr>
      </w:pPr>
      <w:commentRangeStart w:id="265"/>
      <w:commentRangeStart w:id="266"/>
      <w:commentRangeStart w:id="267"/>
      <w:r w:rsidRPr="009A4D1E">
        <w:rPr>
          <w:sz w:val="22"/>
          <w:szCs w:val="22"/>
        </w:rPr>
        <w:t xml:space="preserve">SR and FRic </w:t>
      </w:r>
      <w:commentRangeStart w:id="268"/>
      <w:del w:id="269" w:author="Catalina Pimiento" w:date="2023-04-25T15:31:00Z">
        <w:r w:rsidRPr="009A4D1E" w:rsidDel="009A6E70">
          <w:rPr>
            <w:sz w:val="22"/>
            <w:szCs w:val="22"/>
          </w:rPr>
          <w:delText xml:space="preserve">coincided </w:delText>
        </w:r>
      </w:del>
      <w:ins w:id="270" w:author="Catalina Pimiento" w:date="2023-04-25T15:31:00Z">
        <w:r w:rsidR="009A6E70">
          <w:rPr>
            <w:sz w:val="22"/>
            <w:szCs w:val="22"/>
          </w:rPr>
          <w:t>overlapped</w:t>
        </w:r>
      </w:ins>
      <w:ins w:id="271" w:author="Catalina Pimiento" w:date="2023-04-25T15:32:00Z">
        <w:r w:rsidR="009A6E70">
          <w:rPr>
            <w:sz w:val="22"/>
            <w:szCs w:val="22"/>
          </w:rPr>
          <w:t>?</w:t>
        </w:r>
      </w:ins>
      <w:ins w:id="272" w:author="Catalina Pimiento" w:date="2023-04-25T15:31:00Z">
        <w:r w:rsidR="009A6E70">
          <w:rPr>
            <w:sz w:val="22"/>
            <w:szCs w:val="22"/>
          </w:rPr>
          <w:t xml:space="preserve"> </w:t>
        </w:r>
      </w:ins>
      <w:del w:id="273" w:author="Catalina Pimiento" w:date="2023-04-25T15:31:00Z">
        <w:r w:rsidRPr="009A4D1E" w:rsidDel="009A6E70">
          <w:rPr>
            <w:sz w:val="22"/>
            <w:szCs w:val="22"/>
          </w:rPr>
          <w:delText xml:space="preserve">across </w:delText>
        </w:r>
      </w:del>
      <w:ins w:id="274" w:author="Catalina Pimiento" w:date="2023-04-25T15:31:00Z">
        <w:r w:rsidR="009A6E70">
          <w:rPr>
            <w:sz w:val="22"/>
            <w:szCs w:val="22"/>
          </w:rPr>
          <w:t>in</w:t>
        </w:r>
        <w:r w:rsidR="009A6E70" w:rsidRPr="009A4D1E">
          <w:rPr>
            <w:sz w:val="22"/>
            <w:szCs w:val="22"/>
          </w:rPr>
          <w:t xml:space="preserve"> </w:t>
        </w:r>
      </w:ins>
      <w:r w:rsidRPr="009A4D1E">
        <w:rPr>
          <w:color w:val="000000" w:themeColor="text1"/>
          <w:sz w:val="22"/>
          <w:szCs w:val="22"/>
        </w:rPr>
        <w:t xml:space="preserve">27 marine provinces along the </w:t>
      </w:r>
      <w:commentRangeEnd w:id="268"/>
      <w:r w:rsidR="00BF0E36">
        <w:rPr>
          <w:rStyle w:val="CommentReference"/>
        </w:rPr>
        <w:commentReference w:id="268"/>
      </w:r>
      <w:r w:rsidRPr="009A4D1E">
        <w:rPr>
          <w:color w:val="000000" w:themeColor="text1"/>
          <w:sz w:val="22"/>
          <w:szCs w:val="22"/>
        </w:rPr>
        <w:t>coasts of USA, Mexico, E</w:t>
      </w:r>
      <w:ins w:id="275" w:author="Catalina Pimiento Hernandez" w:date="2023-04-24T19:03:00Z">
        <w:r w:rsidR="00BF0E36">
          <w:rPr>
            <w:color w:val="000000" w:themeColor="text1"/>
            <w:sz w:val="22"/>
            <w:szCs w:val="22"/>
          </w:rPr>
          <w:t>c</w:t>
        </w:r>
      </w:ins>
      <w:del w:id="276" w:author="Catalina Pimiento Hernandez" w:date="2023-04-24T19:03:00Z">
        <w:r w:rsidRPr="009A4D1E" w:rsidDel="00BF0E36">
          <w:rPr>
            <w:color w:val="000000" w:themeColor="text1"/>
            <w:sz w:val="22"/>
            <w:szCs w:val="22"/>
          </w:rPr>
          <w:delText>q</w:delText>
        </w:r>
      </w:del>
      <w:r w:rsidRPr="009A4D1E">
        <w:rPr>
          <w:color w:val="000000" w:themeColor="text1"/>
          <w:sz w:val="22"/>
          <w:szCs w:val="22"/>
        </w:rPr>
        <w:t xml:space="preserve">uador, Venezuela, from Senegal to Angola, South Africa and Mozambique, China, Taiwan, Japan, Burundi, Thailand, Cambodia, Vietnam, Malaysia, Indonesia, </w:t>
      </w:r>
      <w:ins w:id="277" w:author="Catalina Pimiento" w:date="2023-04-25T15:15:00Z">
        <w:r w:rsidR="00160165">
          <w:rPr>
            <w:color w:val="000000" w:themeColor="text1"/>
            <w:sz w:val="22"/>
            <w:szCs w:val="22"/>
          </w:rPr>
          <w:t xml:space="preserve">East </w:t>
        </w:r>
      </w:ins>
      <w:r w:rsidRPr="009A4D1E">
        <w:rPr>
          <w:color w:val="000000" w:themeColor="text1"/>
          <w:sz w:val="22"/>
          <w:szCs w:val="22"/>
        </w:rPr>
        <w:t>Timor</w:t>
      </w:r>
      <w:del w:id="278" w:author="Catalina Pimiento" w:date="2023-04-25T15:15:00Z">
        <w:r w:rsidRPr="009A4D1E" w:rsidDel="00160165">
          <w:rPr>
            <w:color w:val="000000" w:themeColor="text1"/>
            <w:sz w:val="22"/>
            <w:szCs w:val="22"/>
          </w:rPr>
          <w:delText xml:space="preserve"> Leste</w:delText>
        </w:r>
      </w:del>
      <w:r w:rsidRPr="009A4D1E">
        <w:rPr>
          <w:color w:val="000000" w:themeColor="text1"/>
          <w:sz w:val="22"/>
          <w:szCs w:val="22"/>
        </w:rPr>
        <w:t>, Philippines, Australia, New Caledonia, and Papua New Guinea</w:t>
      </w:r>
      <w:commentRangeEnd w:id="265"/>
      <w:r w:rsidR="00160165">
        <w:rPr>
          <w:rStyle w:val="CommentReference"/>
        </w:rPr>
        <w:commentReference w:id="265"/>
      </w:r>
      <w:r w:rsidRPr="009A4D1E">
        <w:rPr>
          <w:color w:val="000000" w:themeColor="text1"/>
          <w:sz w:val="22"/>
          <w:szCs w:val="22"/>
        </w:rPr>
        <w:t xml:space="preserve">. </w:t>
      </w:r>
    </w:p>
    <w:p w14:paraId="12DCC5D2" w14:textId="70F2CFD8" w:rsidR="000138E2" w:rsidRPr="009A4D1E" w:rsidRDefault="000138E2" w:rsidP="000138E2">
      <w:pPr>
        <w:pStyle w:val="ListParagraph"/>
        <w:numPr>
          <w:ilvl w:val="0"/>
          <w:numId w:val="1"/>
        </w:numPr>
        <w:rPr>
          <w:sz w:val="22"/>
          <w:szCs w:val="22"/>
        </w:rPr>
      </w:pPr>
      <w:r w:rsidRPr="009A4D1E">
        <w:rPr>
          <w:sz w:val="22"/>
          <w:szCs w:val="22"/>
        </w:rPr>
        <w:t xml:space="preserve">Hotspots </w:t>
      </w:r>
      <w:del w:id="279" w:author="Catalina Pimiento Hernandez" w:date="2023-04-24T19:06:00Z">
        <w:r w:rsidRPr="009A4D1E" w:rsidDel="00C272A9">
          <w:rPr>
            <w:sz w:val="22"/>
            <w:szCs w:val="22"/>
          </w:rPr>
          <w:delText>idyonsincratic</w:delText>
        </w:r>
      </w:del>
      <w:ins w:id="280" w:author="Catalina Pimiento Hernandez" w:date="2023-04-24T19:06:00Z">
        <w:del w:id="281" w:author="John Griffin" w:date="2023-05-03T12:22:00Z">
          <w:r w:rsidR="00C272A9" w:rsidRPr="009A4D1E" w:rsidDel="00434C07">
            <w:rPr>
              <w:sz w:val="22"/>
              <w:szCs w:val="22"/>
            </w:rPr>
            <w:delText>idiosyncratic</w:delText>
          </w:r>
        </w:del>
      </w:ins>
      <w:ins w:id="282" w:author="John Griffin" w:date="2023-05-03T12:22:00Z">
        <w:r w:rsidR="00434C07">
          <w:rPr>
            <w:sz w:val="22"/>
            <w:szCs w:val="22"/>
          </w:rPr>
          <w:t>specific</w:t>
        </w:r>
      </w:ins>
      <w:r w:rsidRPr="009A4D1E">
        <w:rPr>
          <w:sz w:val="22"/>
          <w:szCs w:val="22"/>
        </w:rPr>
        <w:t xml:space="preserve"> to SR extended to the continental shelves of further 9 marine provinces along the </w:t>
      </w:r>
      <w:commentRangeStart w:id="283"/>
      <w:r w:rsidRPr="009A4D1E">
        <w:rPr>
          <w:sz w:val="22"/>
          <w:szCs w:val="22"/>
        </w:rPr>
        <w:t xml:space="preserve">Gulf of </w:t>
      </w:r>
      <w:proofErr w:type="spellStart"/>
      <w:r w:rsidRPr="009A4D1E">
        <w:rPr>
          <w:sz w:val="22"/>
          <w:szCs w:val="22"/>
        </w:rPr>
        <w:t>Mexico</w:t>
      </w:r>
      <w:del w:id="284" w:author="Catalina Pimiento" w:date="2023-04-25T15:33:00Z">
        <w:r w:rsidRPr="009A4D1E" w:rsidDel="009A6E70">
          <w:rPr>
            <w:sz w:val="22"/>
            <w:szCs w:val="22"/>
          </w:rPr>
          <w:delText xml:space="preserve"> </w:delText>
        </w:r>
        <w:commentRangeEnd w:id="283"/>
        <w:r w:rsidR="009A6E70" w:rsidDel="009A6E70">
          <w:rPr>
            <w:rStyle w:val="CommentReference"/>
          </w:rPr>
          <w:commentReference w:id="283"/>
        </w:r>
        <w:r w:rsidRPr="009A4D1E" w:rsidDel="009A6E70">
          <w:rPr>
            <w:sz w:val="22"/>
            <w:szCs w:val="22"/>
          </w:rPr>
          <w:delText xml:space="preserve">and </w:delText>
        </w:r>
      </w:del>
      <w:ins w:id="285" w:author="Catalina Pimiento" w:date="2023-04-25T15:33:00Z">
        <w:r w:rsidR="009A6E70">
          <w:rPr>
            <w:rStyle w:val="CommentReference"/>
          </w:rPr>
          <w:t>,</w:t>
        </w:r>
      </w:ins>
      <w:r w:rsidRPr="009A4D1E">
        <w:rPr>
          <w:sz w:val="22"/>
          <w:szCs w:val="22"/>
        </w:rPr>
        <w:t>the</w:t>
      </w:r>
      <w:proofErr w:type="spellEnd"/>
      <w:r w:rsidRPr="009A4D1E">
        <w:rPr>
          <w:sz w:val="22"/>
          <w:szCs w:val="22"/>
        </w:rPr>
        <w:t xml:space="preserve"> Car</w:t>
      </w:r>
      <w:del w:id="286" w:author="Catalina Pimiento Hernandez" w:date="2023-04-24T19:06:00Z">
        <w:r w:rsidRPr="009A4D1E" w:rsidDel="00C272A9">
          <w:rPr>
            <w:sz w:val="22"/>
            <w:szCs w:val="22"/>
          </w:rPr>
          <w:delText>r</w:delText>
        </w:r>
      </w:del>
      <w:r w:rsidRPr="009A4D1E">
        <w:rPr>
          <w:sz w:val="22"/>
          <w:szCs w:val="22"/>
        </w:rPr>
        <w:t>ib</w:t>
      </w:r>
      <w:ins w:id="287" w:author="Catalina Pimiento Hernandez" w:date="2023-04-24T19:06:00Z">
        <w:r w:rsidR="00C272A9">
          <w:rPr>
            <w:sz w:val="22"/>
            <w:szCs w:val="22"/>
          </w:rPr>
          <w:t>b</w:t>
        </w:r>
      </w:ins>
      <w:r w:rsidRPr="009A4D1E">
        <w:rPr>
          <w:sz w:val="22"/>
          <w:szCs w:val="22"/>
        </w:rPr>
        <w:t>ean Sea</w:t>
      </w:r>
      <w:ins w:id="288" w:author="Catalina Pimiento" w:date="2023-04-25T15:34:00Z">
        <w:r w:rsidR="009A6E70">
          <w:rPr>
            <w:sz w:val="22"/>
            <w:szCs w:val="22"/>
          </w:rPr>
          <w:t xml:space="preserve"> and Eastern North Atlantic?</w:t>
        </w:r>
      </w:ins>
      <w:r w:rsidRPr="009A4D1E">
        <w:rPr>
          <w:sz w:val="22"/>
          <w:szCs w:val="22"/>
        </w:rPr>
        <w:t xml:space="preserve">, </w:t>
      </w:r>
      <w:commentRangeStart w:id="289"/>
      <w:r w:rsidRPr="009A6E70">
        <w:rPr>
          <w:strike/>
          <w:sz w:val="22"/>
          <w:szCs w:val="22"/>
          <w:rPrChange w:id="290" w:author="Catalina Pimiento" w:date="2023-04-25T15:34:00Z">
            <w:rPr>
              <w:sz w:val="22"/>
              <w:szCs w:val="22"/>
            </w:rPr>
          </w:rPrChange>
        </w:rPr>
        <w:t>Guyana, Suriname, French Guiana</w:t>
      </w:r>
      <w:r w:rsidRPr="009A4D1E">
        <w:rPr>
          <w:sz w:val="22"/>
          <w:szCs w:val="22"/>
        </w:rPr>
        <w:t xml:space="preserve">, </w:t>
      </w:r>
      <w:commentRangeEnd w:id="289"/>
      <w:r w:rsidR="00160165">
        <w:rPr>
          <w:rStyle w:val="CommentReference"/>
        </w:rPr>
        <w:commentReference w:id="289"/>
      </w:r>
      <w:ins w:id="291" w:author="Catalina Pimiento" w:date="2023-04-25T15:34:00Z">
        <w:r w:rsidR="009A6E70">
          <w:rPr>
            <w:sz w:val="22"/>
            <w:szCs w:val="22"/>
          </w:rPr>
          <w:t xml:space="preserve">from </w:t>
        </w:r>
      </w:ins>
      <w:r w:rsidRPr="009A4D1E">
        <w:rPr>
          <w:sz w:val="22"/>
          <w:szCs w:val="22"/>
        </w:rPr>
        <w:t>Brazil</w:t>
      </w:r>
      <w:del w:id="292" w:author="Catalina Pimiento" w:date="2023-04-25T15:34:00Z">
        <w:r w:rsidRPr="009A4D1E" w:rsidDel="009A6E70">
          <w:rPr>
            <w:sz w:val="22"/>
            <w:szCs w:val="22"/>
          </w:rPr>
          <w:delText xml:space="preserve">, </w:delText>
        </w:r>
      </w:del>
      <w:ins w:id="293" w:author="Catalina Pimiento" w:date="2023-04-25T15:34:00Z">
        <w:r w:rsidR="009A6E70">
          <w:rPr>
            <w:sz w:val="22"/>
            <w:szCs w:val="22"/>
          </w:rPr>
          <w:t xml:space="preserve"> to</w:t>
        </w:r>
        <w:r w:rsidR="009A6E70" w:rsidRPr="009A4D1E">
          <w:rPr>
            <w:sz w:val="22"/>
            <w:szCs w:val="22"/>
          </w:rPr>
          <w:t xml:space="preserve"> </w:t>
        </w:r>
      </w:ins>
      <w:r w:rsidRPr="009A4D1E">
        <w:rPr>
          <w:sz w:val="22"/>
          <w:szCs w:val="22"/>
        </w:rPr>
        <w:t xml:space="preserve">Uruguay, </w:t>
      </w:r>
      <w:commentRangeStart w:id="294"/>
      <w:r w:rsidRPr="009A4D1E">
        <w:rPr>
          <w:sz w:val="22"/>
          <w:szCs w:val="22"/>
        </w:rPr>
        <w:t>from France to Portugal</w:t>
      </w:r>
      <w:commentRangeEnd w:id="294"/>
      <w:r w:rsidR="00160165">
        <w:rPr>
          <w:rStyle w:val="CommentReference"/>
        </w:rPr>
        <w:commentReference w:id="294"/>
      </w:r>
      <w:r w:rsidRPr="009A4D1E">
        <w:rPr>
          <w:sz w:val="22"/>
          <w:szCs w:val="22"/>
        </w:rPr>
        <w:t xml:space="preserve">, from Morocco to Mauritania, from South Africa to Somalia and Madagascar, Pakistan, India, Sri Lanka, </w:t>
      </w:r>
      <w:r>
        <w:rPr>
          <w:sz w:val="22"/>
          <w:szCs w:val="22"/>
        </w:rPr>
        <w:t xml:space="preserve">Southeast and Southwest </w:t>
      </w:r>
      <w:r w:rsidRPr="009A4D1E">
        <w:rPr>
          <w:sz w:val="22"/>
          <w:szCs w:val="22"/>
        </w:rPr>
        <w:t>Australia</w:t>
      </w:r>
      <w:r>
        <w:rPr>
          <w:sz w:val="22"/>
          <w:szCs w:val="22"/>
        </w:rPr>
        <w:t xml:space="preserve"> </w:t>
      </w:r>
      <w:r w:rsidRPr="009A4D1E">
        <w:rPr>
          <w:sz w:val="22"/>
          <w:szCs w:val="22"/>
        </w:rPr>
        <w:t xml:space="preserve">and New Zealand. </w:t>
      </w:r>
    </w:p>
    <w:p w14:paraId="3A9DB98B" w14:textId="77777777" w:rsidR="000138E2" w:rsidRDefault="000138E2" w:rsidP="000138E2">
      <w:pPr>
        <w:pStyle w:val="ListParagraph"/>
        <w:numPr>
          <w:ilvl w:val="0"/>
          <w:numId w:val="1"/>
        </w:numPr>
        <w:rPr>
          <w:sz w:val="22"/>
          <w:szCs w:val="22"/>
        </w:rPr>
      </w:pPr>
      <w:commentRangeStart w:id="295"/>
      <w:r w:rsidRPr="009A4D1E">
        <w:rPr>
          <w:sz w:val="22"/>
          <w:szCs w:val="22"/>
        </w:rPr>
        <w:t>The Mediterranean and European Seas</w:t>
      </w:r>
      <w:commentRangeEnd w:id="295"/>
      <w:r w:rsidR="0078341B">
        <w:rPr>
          <w:rStyle w:val="CommentReference"/>
        </w:rPr>
        <w:commentReference w:id="295"/>
      </w:r>
      <w:r w:rsidRPr="009A4D1E">
        <w:rPr>
          <w:sz w:val="22"/>
          <w:szCs w:val="22"/>
        </w:rPr>
        <w:t>, as well as islands in the Warm Temperate Southeastern Pacific and Tropical Northwestern Pacific were exclusive to hotspots of FRic.</w:t>
      </w:r>
    </w:p>
    <w:p w14:paraId="4FE3E26F" w14:textId="77777777" w:rsidR="000138E2" w:rsidRDefault="000138E2" w:rsidP="000138E2">
      <w:pPr>
        <w:pStyle w:val="ListParagraph"/>
        <w:numPr>
          <w:ilvl w:val="0"/>
          <w:numId w:val="1"/>
        </w:numPr>
        <w:rPr>
          <w:ins w:id="296" w:author="Catalina Pimiento" w:date="2023-04-25T15:48:00Z"/>
          <w:sz w:val="22"/>
          <w:szCs w:val="22"/>
        </w:rPr>
      </w:pPr>
      <w:proofErr w:type="spellStart"/>
      <w:r w:rsidRPr="00474029">
        <w:rPr>
          <w:sz w:val="22"/>
          <w:szCs w:val="22"/>
        </w:rPr>
        <w:t>Cold</w:t>
      </w:r>
      <w:del w:id="297" w:author="John Griffin" w:date="2023-05-03T12:23:00Z">
        <w:r w:rsidRPr="00474029" w:rsidDel="00E3109B">
          <w:rPr>
            <w:sz w:val="22"/>
            <w:szCs w:val="22"/>
          </w:rPr>
          <w:delText>p</w:delText>
        </w:r>
      </w:del>
      <w:r w:rsidRPr="00474029">
        <w:rPr>
          <w:sz w:val="22"/>
          <w:szCs w:val="22"/>
        </w:rPr>
        <w:t>spots</w:t>
      </w:r>
      <w:proofErr w:type="spellEnd"/>
      <w:r w:rsidRPr="00474029">
        <w:rPr>
          <w:sz w:val="22"/>
          <w:szCs w:val="22"/>
        </w:rPr>
        <w:t xml:space="preserve"> of </w:t>
      </w:r>
      <w:proofErr w:type="spellStart"/>
      <w:r w:rsidRPr="00474029">
        <w:rPr>
          <w:sz w:val="22"/>
          <w:szCs w:val="22"/>
        </w:rPr>
        <w:t>FRed</w:t>
      </w:r>
      <w:proofErr w:type="spellEnd"/>
      <w:r w:rsidRPr="00474029">
        <w:rPr>
          <w:sz w:val="22"/>
          <w:szCs w:val="22"/>
        </w:rPr>
        <w:t xml:space="preserve"> were restricted to 13 continental and pelagic provinces of the Arctic circle along USA (Alaska), Canada, Greenland, Norway (Svalbard), Russia, and Antarctica.</w:t>
      </w:r>
      <w:commentRangeEnd w:id="266"/>
      <w:r>
        <w:rPr>
          <w:rStyle w:val="CommentReference"/>
        </w:rPr>
        <w:commentReference w:id="266"/>
      </w:r>
      <w:commentRangeEnd w:id="267"/>
      <w:r>
        <w:rPr>
          <w:rStyle w:val="CommentReference"/>
        </w:rPr>
        <w:commentReference w:id="267"/>
      </w:r>
    </w:p>
    <w:p w14:paraId="6ADCD02C" w14:textId="77777777" w:rsidR="0081251C" w:rsidRPr="0081251C" w:rsidRDefault="0081251C" w:rsidP="0081251C">
      <w:pPr>
        <w:pStyle w:val="ListParagraph"/>
        <w:numPr>
          <w:ilvl w:val="0"/>
          <w:numId w:val="1"/>
        </w:numPr>
        <w:rPr>
          <w:ins w:id="298" w:author="Catalina Pimiento" w:date="2023-04-25T15:48:00Z"/>
          <w:sz w:val="22"/>
          <w:szCs w:val="22"/>
          <w:highlight w:val="yellow"/>
          <w:rPrChange w:id="299" w:author="Catalina Pimiento" w:date="2023-04-25T15:49:00Z">
            <w:rPr>
              <w:ins w:id="300" w:author="Catalina Pimiento" w:date="2023-04-25T15:48:00Z"/>
              <w:sz w:val="22"/>
              <w:szCs w:val="22"/>
            </w:rPr>
          </w:rPrChange>
        </w:rPr>
      </w:pPr>
      <w:ins w:id="301" w:author="Catalina Pimiento" w:date="2023-04-25T15:48:00Z">
        <w:r w:rsidRPr="0081251C">
          <w:rPr>
            <w:sz w:val="22"/>
            <w:szCs w:val="22"/>
            <w:highlight w:val="yellow"/>
            <w:rPrChange w:id="302" w:author="Catalina Pimiento" w:date="2023-04-25T15:49:00Z">
              <w:rPr>
                <w:sz w:val="22"/>
                <w:szCs w:val="22"/>
              </w:rPr>
            </w:rPrChange>
          </w:rPr>
          <w:t>[INSERT DISCUSSION FOR THIS SECTION]</w:t>
        </w:r>
      </w:ins>
    </w:p>
    <w:p w14:paraId="48AB01BE" w14:textId="77777777" w:rsidR="0081251C" w:rsidRPr="00474029" w:rsidRDefault="0081251C">
      <w:pPr>
        <w:pStyle w:val="ListParagraph"/>
        <w:rPr>
          <w:sz w:val="22"/>
          <w:szCs w:val="22"/>
        </w:rPr>
        <w:pPrChange w:id="303" w:author="Catalina Pimiento" w:date="2023-04-25T15:48:00Z">
          <w:pPr>
            <w:pStyle w:val="ListParagraph"/>
            <w:numPr>
              <w:numId w:val="1"/>
            </w:numPr>
            <w:ind w:hanging="360"/>
          </w:pPr>
        </w:pPrChange>
      </w:pPr>
    </w:p>
    <w:p w14:paraId="7472AD77" w14:textId="77777777" w:rsidR="000138E2" w:rsidRPr="009A4D1E" w:rsidRDefault="000138E2" w:rsidP="000138E2">
      <w:pPr>
        <w:ind w:left="360"/>
        <w:rPr>
          <w:sz w:val="22"/>
          <w:szCs w:val="22"/>
        </w:rPr>
      </w:pPr>
    </w:p>
    <w:p w14:paraId="6E7592B5" w14:textId="77777777" w:rsidR="000138E2" w:rsidRPr="009A4D1E" w:rsidRDefault="000138E2" w:rsidP="000138E2">
      <w:pPr>
        <w:ind w:left="360"/>
        <w:rPr>
          <w:sz w:val="22"/>
          <w:szCs w:val="22"/>
        </w:rPr>
      </w:pPr>
    </w:p>
    <w:p w14:paraId="2F8A19EC" w14:textId="77777777" w:rsidR="000138E2" w:rsidRPr="009A4D1E" w:rsidRDefault="000138E2" w:rsidP="000138E2">
      <w:pPr>
        <w:ind w:left="360"/>
        <w:rPr>
          <w:sz w:val="22"/>
          <w:szCs w:val="22"/>
        </w:rPr>
      </w:pPr>
    </w:p>
    <w:p w14:paraId="6011496D" w14:textId="77777777" w:rsidR="000138E2" w:rsidRDefault="000138E2" w:rsidP="000138E2">
      <w:pPr>
        <w:jc w:val="center"/>
        <w:rPr>
          <w:sz w:val="22"/>
          <w:szCs w:val="22"/>
        </w:rPr>
      </w:pPr>
      <w:r w:rsidRPr="009A4D1E">
        <w:rPr>
          <w:noProof/>
          <w:sz w:val="22"/>
          <w:szCs w:val="22"/>
        </w:rPr>
        <w:lastRenderedPageBreak/>
        <w:drawing>
          <wp:inline distT="0" distB="0" distL="0" distR="0" wp14:anchorId="32A2AE46" wp14:editId="72C20F32">
            <wp:extent cx="4431413" cy="8285871"/>
            <wp:effectExtent l="0" t="0" r="127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t="3333" b="3176"/>
                    <a:stretch/>
                  </pic:blipFill>
                  <pic:spPr bwMode="auto">
                    <a:xfrm>
                      <a:off x="0" y="0"/>
                      <a:ext cx="4431665" cy="8286343"/>
                    </a:xfrm>
                    <a:prstGeom prst="rect">
                      <a:avLst/>
                    </a:prstGeom>
                    <a:ln>
                      <a:noFill/>
                    </a:ln>
                    <a:extLst>
                      <a:ext uri="{53640926-AAD7-44D8-BBD7-CCE9431645EC}">
                        <a14:shadowObscured xmlns:a14="http://schemas.microsoft.com/office/drawing/2010/main"/>
                      </a:ext>
                    </a:extLst>
                  </pic:spPr>
                </pic:pic>
              </a:graphicData>
            </a:graphic>
          </wp:inline>
        </w:drawing>
      </w:r>
    </w:p>
    <w:p w14:paraId="123ABA82" w14:textId="77777777" w:rsidR="000138E2" w:rsidRPr="009A4D1E" w:rsidRDefault="000138E2" w:rsidP="000138E2">
      <w:pPr>
        <w:jc w:val="center"/>
        <w:rPr>
          <w:sz w:val="22"/>
          <w:szCs w:val="22"/>
        </w:rPr>
      </w:pPr>
    </w:p>
    <w:p w14:paraId="7211D3E2" w14:textId="04330132" w:rsidR="000138E2" w:rsidRDefault="000138E2" w:rsidP="000138E2">
      <w:pPr>
        <w:jc w:val="both"/>
        <w:rPr>
          <w:sz w:val="22"/>
          <w:szCs w:val="22"/>
        </w:rPr>
      </w:pPr>
      <w:commentRangeStart w:id="304"/>
      <w:commentRangeStart w:id="305"/>
      <w:r w:rsidRPr="009A4D1E">
        <w:rPr>
          <w:b/>
          <w:bCs/>
          <w:sz w:val="22"/>
          <w:szCs w:val="22"/>
        </w:rPr>
        <w:t>Figure 1</w:t>
      </w:r>
      <w:commentRangeEnd w:id="304"/>
      <w:r w:rsidR="0078341B">
        <w:rPr>
          <w:rStyle w:val="CommentReference"/>
        </w:rPr>
        <w:commentReference w:id="304"/>
      </w:r>
      <w:r w:rsidRPr="009A4D1E">
        <w:rPr>
          <w:sz w:val="22"/>
          <w:szCs w:val="22"/>
        </w:rPr>
        <w:t xml:space="preserve">. </w:t>
      </w:r>
      <w:commentRangeEnd w:id="305"/>
      <w:r w:rsidR="003B0EC6">
        <w:rPr>
          <w:rStyle w:val="CommentReference"/>
        </w:rPr>
        <w:commentReference w:id="305"/>
      </w:r>
      <w:r w:rsidRPr="009A4D1E">
        <w:rPr>
          <w:sz w:val="22"/>
          <w:szCs w:val="22"/>
        </w:rPr>
        <w:t xml:space="preserve">Global spatial patterns of Species richness (A), Functional richness (B), </w:t>
      </w:r>
      <w:commentRangeStart w:id="306"/>
      <w:r w:rsidRPr="009A4D1E">
        <w:rPr>
          <w:sz w:val="22"/>
          <w:szCs w:val="22"/>
        </w:rPr>
        <w:t xml:space="preserve">Functional redundancy </w:t>
      </w:r>
      <w:commentRangeEnd w:id="306"/>
      <w:r w:rsidR="00800A65">
        <w:rPr>
          <w:rStyle w:val="CommentReference"/>
        </w:rPr>
        <w:commentReference w:id="306"/>
      </w:r>
      <w:r w:rsidRPr="009A4D1E">
        <w:rPr>
          <w:sz w:val="22"/>
          <w:szCs w:val="22"/>
        </w:rPr>
        <w:t xml:space="preserve">(C), and </w:t>
      </w:r>
      <w:r>
        <w:rPr>
          <w:sz w:val="22"/>
          <w:szCs w:val="22"/>
        </w:rPr>
        <w:t>the distribution of species and functional richness and coldspots of functional redundancy (D).</w:t>
      </w:r>
    </w:p>
    <w:p w14:paraId="24813021" w14:textId="77777777" w:rsidR="000138E2" w:rsidRDefault="000138E2" w:rsidP="000138E2">
      <w:pPr>
        <w:pStyle w:val="ListParagraph"/>
        <w:rPr>
          <w:i/>
          <w:iCs/>
          <w:color w:val="A5A5A5" w:themeColor="accent3"/>
          <w:sz w:val="22"/>
          <w:szCs w:val="22"/>
          <w:lang w:val="en-US"/>
        </w:rPr>
      </w:pPr>
    </w:p>
    <w:p w14:paraId="30FA69F5" w14:textId="33C19516" w:rsidR="000138E2" w:rsidRPr="009A4D1E" w:rsidRDefault="000138E2" w:rsidP="000138E2">
      <w:pPr>
        <w:pStyle w:val="ListParagraph"/>
        <w:rPr>
          <w:i/>
          <w:iCs/>
          <w:color w:val="A5A5A5" w:themeColor="accent3"/>
          <w:sz w:val="22"/>
          <w:szCs w:val="22"/>
          <w:lang w:val="en-US"/>
        </w:rPr>
      </w:pPr>
      <w:r w:rsidRPr="009A4D1E">
        <w:rPr>
          <w:i/>
          <w:iCs/>
          <w:color w:val="A5A5A5" w:themeColor="accent3"/>
          <w:sz w:val="22"/>
          <w:szCs w:val="22"/>
          <w:lang w:val="en-US"/>
        </w:rPr>
        <w:t>FUSE index per province of FRic hotspots</w:t>
      </w:r>
    </w:p>
    <w:p w14:paraId="11BFA25D" w14:textId="77777777" w:rsidR="000138E2" w:rsidRPr="009A4D1E" w:rsidRDefault="000138E2" w:rsidP="000138E2">
      <w:pPr>
        <w:pStyle w:val="ListParagraph"/>
        <w:numPr>
          <w:ilvl w:val="0"/>
          <w:numId w:val="1"/>
        </w:numPr>
        <w:rPr>
          <w:sz w:val="22"/>
          <w:szCs w:val="22"/>
        </w:rPr>
      </w:pPr>
      <w:commentRangeStart w:id="307"/>
      <w:r w:rsidRPr="009A4D1E">
        <w:rPr>
          <w:sz w:val="22"/>
          <w:szCs w:val="22"/>
        </w:rPr>
        <w:t>The species communities underpinning FRic-rich provinces (</w:t>
      </w:r>
      <w:commentRangeStart w:id="308"/>
      <w:r w:rsidRPr="009A4D1E">
        <w:rPr>
          <w:sz w:val="22"/>
          <w:szCs w:val="22"/>
        </w:rPr>
        <w:t>i.e.</w:t>
      </w:r>
      <w:r>
        <w:rPr>
          <w:sz w:val="22"/>
          <w:szCs w:val="22"/>
        </w:rPr>
        <w:t>,</w:t>
      </w:r>
      <w:r w:rsidRPr="009A4D1E">
        <w:rPr>
          <w:sz w:val="22"/>
          <w:szCs w:val="22"/>
        </w:rPr>
        <w:t xml:space="preserve"> the marine provinces where FRic hotspots aggregated)</w:t>
      </w:r>
      <w:commentRangeEnd w:id="308"/>
      <w:r w:rsidR="0078341B">
        <w:rPr>
          <w:rStyle w:val="CommentReference"/>
        </w:rPr>
        <w:commentReference w:id="308"/>
      </w:r>
      <w:r w:rsidRPr="009A4D1E">
        <w:rPr>
          <w:sz w:val="22"/>
          <w:szCs w:val="22"/>
        </w:rPr>
        <w:t xml:space="preserve"> consisted of a variety of clades, each occupying distinct portions of the global functional space and contributing to the magnitude of functional diversity that characterised the FRic hotspots (</w:t>
      </w:r>
      <w:r w:rsidRPr="00105952">
        <w:rPr>
          <w:b/>
          <w:bCs/>
          <w:color w:val="000000" w:themeColor="text1"/>
          <w:sz w:val="22"/>
          <w:szCs w:val="22"/>
        </w:rPr>
        <w:t>Figure 2</w:t>
      </w:r>
      <w:r w:rsidRPr="009A4D1E">
        <w:rPr>
          <w:sz w:val="22"/>
          <w:szCs w:val="22"/>
        </w:rPr>
        <w:t>).</w:t>
      </w:r>
      <w:commentRangeEnd w:id="307"/>
      <w:r w:rsidR="0078341B">
        <w:rPr>
          <w:rStyle w:val="CommentReference"/>
        </w:rPr>
        <w:commentReference w:id="307"/>
      </w:r>
    </w:p>
    <w:p w14:paraId="7FC492C3" w14:textId="77777777" w:rsidR="000138E2" w:rsidRPr="009A4D1E" w:rsidRDefault="000138E2" w:rsidP="000138E2">
      <w:pPr>
        <w:pStyle w:val="ListParagraph"/>
        <w:numPr>
          <w:ilvl w:val="0"/>
          <w:numId w:val="1"/>
        </w:numPr>
        <w:rPr>
          <w:sz w:val="22"/>
          <w:szCs w:val="22"/>
        </w:rPr>
      </w:pPr>
      <w:commentRangeStart w:id="309"/>
      <w:r w:rsidRPr="009A4D1E">
        <w:rPr>
          <w:sz w:val="22"/>
          <w:szCs w:val="22"/>
        </w:rPr>
        <w:t xml:space="preserve">The top 10 FUSE species identified per FRic hotspot </w:t>
      </w:r>
      <w:commentRangeEnd w:id="309"/>
      <w:r w:rsidR="00074EB6">
        <w:rPr>
          <w:rStyle w:val="CommentReference"/>
        </w:rPr>
        <w:commentReference w:id="309"/>
      </w:r>
      <w:r w:rsidRPr="009A4D1E">
        <w:rPr>
          <w:sz w:val="22"/>
          <w:szCs w:val="22"/>
        </w:rPr>
        <w:t xml:space="preserve">province consisted prevalently of sharks, </w:t>
      </w:r>
      <w:proofErr w:type="gramStart"/>
      <w:r w:rsidRPr="009A4D1E">
        <w:rPr>
          <w:sz w:val="22"/>
          <w:szCs w:val="22"/>
        </w:rPr>
        <w:t>rays</w:t>
      </w:r>
      <w:proofErr w:type="gramEnd"/>
      <w:r w:rsidRPr="009A4D1E">
        <w:rPr>
          <w:sz w:val="22"/>
          <w:szCs w:val="22"/>
        </w:rPr>
        <w:t xml:space="preserve"> and reptiles, all either endangered or critically endangered (</w:t>
      </w:r>
      <w:commentRangeStart w:id="310"/>
      <w:r w:rsidRPr="00105952">
        <w:rPr>
          <w:b/>
          <w:bCs/>
          <w:color w:val="000000" w:themeColor="text1"/>
          <w:sz w:val="22"/>
          <w:szCs w:val="22"/>
        </w:rPr>
        <w:t>Table S1</w:t>
      </w:r>
      <w:commentRangeEnd w:id="310"/>
      <w:r>
        <w:rPr>
          <w:rStyle w:val="CommentReference"/>
        </w:rPr>
        <w:commentReference w:id="310"/>
      </w:r>
      <w:r w:rsidRPr="009A4D1E">
        <w:rPr>
          <w:sz w:val="22"/>
          <w:szCs w:val="22"/>
        </w:rPr>
        <w:t>).</w:t>
      </w:r>
    </w:p>
    <w:p w14:paraId="333F3FE5" w14:textId="77777777" w:rsidR="000138E2" w:rsidRPr="009A4D1E" w:rsidRDefault="000138E2" w:rsidP="000138E2">
      <w:pPr>
        <w:pStyle w:val="ListParagraph"/>
        <w:numPr>
          <w:ilvl w:val="0"/>
          <w:numId w:val="1"/>
        </w:numPr>
        <w:rPr>
          <w:sz w:val="22"/>
          <w:szCs w:val="22"/>
        </w:rPr>
      </w:pPr>
      <w:r w:rsidRPr="009A4D1E">
        <w:rPr>
          <w:sz w:val="22"/>
          <w:szCs w:val="22"/>
        </w:rPr>
        <w:t xml:space="preserve">These sets of species were highly similar across provinces (the </w:t>
      </w:r>
      <w:proofErr w:type="gramStart"/>
      <w:r w:rsidRPr="009A4D1E">
        <w:rPr>
          <w:sz w:val="22"/>
          <w:szCs w:val="22"/>
        </w:rPr>
        <w:t>Hawksbill sea</w:t>
      </w:r>
      <w:proofErr w:type="gramEnd"/>
      <w:r w:rsidRPr="009A4D1E">
        <w:rPr>
          <w:sz w:val="22"/>
          <w:szCs w:val="22"/>
        </w:rPr>
        <w:t xml:space="preserve"> turtle </w:t>
      </w:r>
      <w:r w:rsidRPr="009A4D1E">
        <w:rPr>
          <w:i/>
          <w:iCs/>
          <w:sz w:val="22"/>
          <w:szCs w:val="22"/>
        </w:rPr>
        <w:t>Eretmochelys imbricata</w:t>
      </w:r>
      <w:r w:rsidRPr="009A4D1E">
        <w:rPr>
          <w:sz w:val="22"/>
          <w:szCs w:val="22"/>
        </w:rPr>
        <w:t xml:space="preserve"> featuring in the top 10 FUSE species of every province; see </w:t>
      </w:r>
      <w:commentRangeStart w:id="311"/>
      <w:r w:rsidRPr="009A4D1E">
        <w:rPr>
          <w:b/>
          <w:bCs/>
          <w:sz w:val="22"/>
          <w:szCs w:val="22"/>
        </w:rPr>
        <w:t>Figure S4</w:t>
      </w:r>
      <w:r>
        <w:rPr>
          <w:b/>
          <w:bCs/>
          <w:sz w:val="22"/>
          <w:szCs w:val="22"/>
        </w:rPr>
        <w:t>A</w:t>
      </w:r>
      <w:r w:rsidRPr="009A4D1E">
        <w:rPr>
          <w:sz w:val="22"/>
          <w:szCs w:val="22"/>
        </w:rPr>
        <w:t>)</w:t>
      </w:r>
      <w:commentRangeEnd w:id="311"/>
      <w:r>
        <w:rPr>
          <w:rStyle w:val="CommentReference"/>
        </w:rPr>
        <w:commentReference w:id="311"/>
      </w:r>
      <w:r w:rsidRPr="009A4D1E">
        <w:rPr>
          <w:sz w:val="22"/>
          <w:szCs w:val="22"/>
        </w:rPr>
        <w:t>, with the Mediterranean Sea, Lusitania, and Northern European Sea presenting the most unique set of FUSE species (</w:t>
      </w:r>
      <w:commentRangeStart w:id="312"/>
      <w:commentRangeStart w:id="313"/>
      <w:commentRangeStart w:id="314"/>
      <w:r w:rsidRPr="009A4D1E">
        <w:rPr>
          <w:b/>
          <w:bCs/>
          <w:color w:val="000000" w:themeColor="text1"/>
          <w:sz w:val="22"/>
          <w:szCs w:val="22"/>
        </w:rPr>
        <w:t>Figure S3</w:t>
      </w:r>
      <w:r>
        <w:rPr>
          <w:b/>
          <w:bCs/>
          <w:color w:val="000000" w:themeColor="text1"/>
          <w:sz w:val="22"/>
          <w:szCs w:val="22"/>
        </w:rPr>
        <w:t>A</w:t>
      </w:r>
      <w:commentRangeEnd w:id="312"/>
      <w:r>
        <w:rPr>
          <w:rStyle w:val="CommentReference"/>
        </w:rPr>
        <w:commentReference w:id="312"/>
      </w:r>
      <w:commentRangeEnd w:id="313"/>
      <w:r w:rsidR="0078341B">
        <w:rPr>
          <w:rStyle w:val="CommentReference"/>
        </w:rPr>
        <w:commentReference w:id="313"/>
      </w:r>
      <w:commentRangeEnd w:id="314"/>
      <w:r w:rsidR="0081251C">
        <w:rPr>
          <w:rStyle w:val="CommentReference"/>
        </w:rPr>
        <w:commentReference w:id="314"/>
      </w:r>
      <w:r w:rsidRPr="009A4D1E">
        <w:rPr>
          <w:sz w:val="22"/>
          <w:szCs w:val="22"/>
        </w:rPr>
        <w:t>).</w:t>
      </w:r>
    </w:p>
    <w:p w14:paraId="1C83142D" w14:textId="77777777" w:rsidR="000138E2" w:rsidDel="0081251C" w:rsidRDefault="000138E2" w:rsidP="0081251C">
      <w:pPr>
        <w:pStyle w:val="ListParagraph"/>
        <w:numPr>
          <w:ilvl w:val="0"/>
          <w:numId w:val="1"/>
        </w:numPr>
        <w:rPr>
          <w:del w:id="315" w:author="Catalina Pimiento" w:date="2023-04-25T15:48:00Z"/>
          <w:color w:val="000000" w:themeColor="text1"/>
          <w:sz w:val="22"/>
          <w:szCs w:val="22"/>
          <w:lang w:val="en-US"/>
        </w:rPr>
      </w:pPr>
      <w:r w:rsidRPr="009A4D1E">
        <w:rPr>
          <w:color w:val="000000" w:themeColor="text1"/>
          <w:sz w:val="22"/>
          <w:szCs w:val="22"/>
          <w:lang w:val="en-US"/>
        </w:rPr>
        <w:t xml:space="preserve">It is noteworthy that the top 10 FUSE species of each province features in the top 20% of global FUSE species rank, some of which upholding the extremes of either the </w:t>
      </w:r>
      <w:proofErr w:type="gramStart"/>
      <w:r w:rsidRPr="009A4D1E">
        <w:rPr>
          <w:color w:val="000000" w:themeColor="text1"/>
          <w:sz w:val="22"/>
          <w:szCs w:val="22"/>
          <w:lang w:val="en-US"/>
        </w:rPr>
        <w:t>province’s</w:t>
      </w:r>
      <w:proofErr w:type="gramEnd"/>
      <w:r w:rsidRPr="009A4D1E">
        <w:rPr>
          <w:color w:val="000000" w:themeColor="text1"/>
          <w:sz w:val="22"/>
          <w:szCs w:val="22"/>
          <w:lang w:val="en-US"/>
        </w:rPr>
        <w:t xml:space="preserve"> or global functional space (e.g., </w:t>
      </w:r>
      <w:r w:rsidRPr="009A4D1E">
        <w:rPr>
          <w:i/>
          <w:iCs/>
          <w:color w:val="000000" w:themeColor="text1"/>
          <w:sz w:val="22"/>
          <w:szCs w:val="22"/>
          <w:lang w:val="en-US"/>
        </w:rPr>
        <w:t>Rhincodon typus, Balaenoptera musculus, and Balaenoptera borealis</w:t>
      </w:r>
      <w:r w:rsidRPr="009A4D1E">
        <w:rPr>
          <w:color w:val="000000" w:themeColor="text1"/>
          <w:sz w:val="22"/>
          <w:szCs w:val="22"/>
          <w:lang w:val="en-US"/>
        </w:rPr>
        <w:t xml:space="preserve">; see </w:t>
      </w:r>
      <w:r w:rsidRPr="009A4D1E">
        <w:rPr>
          <w:b/>
          <w:bCs/>
          <w:color w:val="000000" w:themeColor="text1"/>
          <w:sz w:val="22"/>
          <w:szCs w:val="22"/>
          <w:lang w:val="en-US"/>
        </w:rPr>
        <w:t>Figure 2</w:t>
      </w:r>
      <w:r w:rsidRPr="009A4D1E">
        <w:rPr>
          <w:color w:val="000000" w:themeColor="text1"/>
          <w:sz w:val="22"/>
          <w:szCs w:val="22"/>
          <w:lang w:val="en-US"/>
        </w:rPr>
        <w:t xml:space="preserve"> and </w:t>
      </w:r>
      <w:r w:rsidRPr="00105952">
        <w:rPr>
          <w:b/>
          <w:bCs/>
          <w:color w:val="000000" w:themeColor="text1"/>
          <w:sz w:val="22"/>
          <w:szCs w:val="22"/>
        </w:rPr>
        <w:t>Table S1</w:t>
      </w:r>
      <w:r w:rsidRPr="009A4D1E">
        <w:rPr>
          <w:color w:val="000000" w:themeColor="text1"/>
          <w:sz w:val="22"/>
          <w:szCs w:val="22"/>
          <w:lang w:val="en-US"/>
        </w:rPr>
        <w:t>).</w:t>
      </w:r>
    </w:p>
    <w:p w14:paraId="029008BD" w14:textId="77777777" w:rsidR="0081251C" w:rsidRDefault="0081251C" w:rsidP="0081251C">
      <w:pPr>
        <w:pStyle w:val="ListParagraph"/>
        <w:numPr>
          <w:ilvl w:val="0"/>
          <w:numId w:val="1"/>
        </w:numPr>
        <w:rPr>
          <w:ins w:id="316" w:author="Catalina Pimiento" w:date="2023-04-25T15:48:00Z"/>
          <w:color w:val="000000" w:themeColor="text1"/>
          <w:sz w:val="22"/>
          <w:szCs w:val="22"/>
          <w:lang w:val="en-US"/>
        </w:rPr>
      </w:pPr>
    </w:p>
    <w:p w14:paraId="28F0B4A1" w14:textId="77777777" w:rsidR="0081251C" w:rsidRPr="0081251C" w:rsidRDefault="0081251C" w:rsidP="0081251C">
      <w:pPr>
        <w:pStyle w:val="ListParagraph"/>
        <w:numPr>
          <w:ilvl w:val="0"/>
          <w:numId w:val="1"/>
        </w:numPr>
        <w:rPr>
          <w:ins w:id="317" w:author="Catalina Pimiento" w:date="2023-04-25T15:48:00Z"/>
          <w:sz w:val="22"/>
          <w:szCs w:val="22"/>
          <w:highlight w:val="yellow"/>
          <w:rPrChange w:id="318" w:author="Catalina Pimiento" w:date="2023-04-25T15:49:00Z">
            <w:rPr>
              <w:ins w:id="319" w:author="Catalina Pimiento" w:date="2023-04-25T15:48:00Z"/>
              <w:sz w:val="22"/>
              <w:szCs w:val="22"/>
            </w:rPr>
          </w:rPrChange>
        </w:rPr>
      </w:pPr>
      <w:ins w:id="320" w:author="Catalina Pimiento" w:date="2023-04-25T15:48:00Z">
        <w:r w:rsidRPr="0081251C">
          <w:rPr>
            <w:sz w:val="22"/>
            <w:szCs w:val="22"/>
            <w:highlight w:val="yellow"/>
            <w:rPrChange w:id="321" w:author="Catalina Pimiento" w:date="2023-04-25T15:49:00Z">
              <w:rPr>
                <w:sz w:val="22"/>
                <w:szCs w:val="22"/>
              </w:rPr>
            </w:rPrChange>
          </w:rPr>
          <w:t>[INSERT DISCUSSION FOR THIS SECTION]</w:t>
        </w:r>
      </w:ins>
    </w:p>
    <w:p w14:paraId="6BA9CFF9" w14:textId="77777777" w:rsidR="000138E2" w:rsidRPr="0081251C" w:rsidRDefault="000138E2">
      <w:pPr>
        <w:rPr>
          <w:i/>
          <w:iCs/>
          <w:color w:val="A5A5A5" w:themeColor="accent3"/>
          <w:sz w:val="22"/>
          <w:szCs w:val="22"/>
          <w:lang w:val="en-US"/>
          <w:rPrChange w:id="322" w:author="Catalina Pimiento" w:date="2023-04-25T15:48:00Z">
            <w:rPr>
              <w:lang w:val="en-US"/>
            </w:rPr>
          </w:rPrChange>
        </w:rPr>
        <w:pPrChange w:id="323" w:author="Catalina Pimiento" w:date="2023-04-25T15:48:00Z">
          <w:pPr>
            <w:pStyle w:val="ListParagraph"/>
          </w:pPr>
        </w:pPrChange>
      </w:pPr>
    </w:p>
    <w:p w14:paraId="6C9C6430" w14:textId="77777777" w:rsidR="000138E2" w:rsidRPr="009A4D1E" w:rsidRDefault="000138E2" w:rsidP="000138E2">
      <w:pPr>
        <w:pStyle w:val="ListParagraph"/>
        <w:rPr>
          <w:i/>
          <w:iCs/>
          <w:color w:val="A5A5A5" w:themeColor="accent3"/>
          <w:sz w:val="22"/>
          <w:szCs w:val="22"/>
          <w:lang w:val="en-US"/>
        </w:rPr>
      </w:pPr>
      <w:r w:rsidRPr="009A4D1E">
        <w:rPr>
          <w:i/>
          <w:iCs/>
          <w:color w:val="A5A5A5" w:themeColor="accent3"/>
          <w:sz w:val="22"/>
          <w:szCs w:val="22"/>
          <w:lang w:val="en-US"/>
        </w:rPr>
        <w:t xml:space="preserve">FUSE index per province of </w:t>
      </w:r>
      <w:proofErr w:type="spellStart"/>
      <w:r w:rsidRPr="009A4D1E">
        <w:rPr>
          <w:i/>
          <w:iCs/>
          <w:color w:val="A5A5A5" w:themeColor="accent3"/>
          <w:sz w:val="22"/>
          <w:szCs w:val="22"/>
          <w:lang w:val="en-US"/>
        </w:rPr>
        <w:t>FRed</w:t>
      </w:r>
      <w:proofErr w:type="spellEnd"/>
      <w:r w:rsidRPr="009A4D1E">
        <w:rPr>
          <w:i/>
          <w:iCs/>
          <w:color w:val="A5A5A5" w:themeColor="accent3"/>
          <w:sz w:val="22"/>
          <w:szCs w:val="22"/>
          <w:lang w:val="en-US"/>
        </w:rPr>
        <w:t xml:space="preserve"> </w:t>
      </w:r>
      <w:proofErr w:type="spellStart"/>
      <w:r w:rsidRPr="009A4D1E">
        <w:rPr>
          <w:i/>
          <w:iCs/>
          <w:color w:val="A5A5A5" w:themeColor="accent3"/>
          <w:sz w:val="22"/>
          <w:szCs w:val="22"/>
          <w:lang w:val="en-US"/>
        </w:rPr>
        <w:t>coldspots</w:t>
      </w:r>
      <w:proofErr w:type="spellEnd"/>
    </w:p>
    <w:p w14:paraId="46BC7275" w14:textId="3C8CF34E" w:rsidR="000138E2" w:rsidRPr="009A4D1E" w:rsidDel="0081251C" w:rsidRDefault="000138E2" w:rsidP="000138E2">
      <w:pPr>
        <w:pStyle w:val="ListParagraph"/>
        <w:numPr>
          <w:ilvl w:val="0"/>
          <w:numId w:val="1"/>
        </w:numPr>
        <w:rPr>
          <w:del w:id="324" w:author="Catalina Pimiento" w:date="2023-04-25T15:47:00Z"/>
          <w:sz w:val="22"/>
          <w:szCs w:val="22"/>
        </w:rPr>
      </w:pPr>
      <w:r w:rsidRPr="009A4D1E">
        <w:rPr>
          <w:sz w:val="22"/>
          <w:szCs w:val="22"/>
        </w:rPr>
        <w:t xml:space="preserve">The species upholding the functional diversity of </w:t>
      </w:r>
      <w:proofErr w:type="spellStart"/>
      <w:r w:rsidRPr="009A4D1E">
        <w:rPr>
          <w:sz w:val="22"/>
          <w:szCs w:val="22"/>
        </w:rPr>
        <w:t>FRed</w:t>
      </w:r>
      <w:proofErr w:type="spellEnd"/>
      <w:r w:rsidRPr="009A4D1E">
        <w:rPr>
          <w:sz w:val="22"/>
          <w:szCs w:val="22"/>
        </w:rPr>
        <w:t xml:space="preserve"> </w:t>
      </w:r>
      <w:proofErr w:type="spellStart"/>
      <w:r w:rsidRPr="009A4D1E">
        <w:rPr>
          <w:sz w:val="22"/>
          <w:szCs w:val="22"/>
        </w:rPr>
        <w:t>coldspots</w:t>
      </w:r>
      <w:proofErr w:type="spellEnd"/>
      <w:r w:rsidRPr="009A4D1E">
        <w:rPr>
          <w:sz w:val="22"/>
          <w:szCs w:val="22"/>
        </w:rPr>
        <w:t xml:space="preserve"> were predominantly marine mammals</w:t>
      </w:r>
      <w:ins w:id="325" w:author="Catalina Pimiento" w:date="2023-04-25T15:47:00Z">
        <w:r w:rsidR="0081251C">
          <w:rPr>
            <w:sz w:val="22"/>
            <w:szCs w:val="22"/>
          </w:rPr>
          <w:t xml:space="preserve"> (Figure X Table X?)</w:t>
        </w:r>
      </w:ins>
      <w:del w:id="326" w:author="Catalina Pimiento" w:date="2023-04-25T15:47:00Z">
        <w:r w:rsidRPr="009A4D1E" w:rsidDel="0081251C">
          <w:rPr>
            <w:sz w:val="22"/>
            <w:szCs w:val="22"/>
          </w:rPr>
          <w:delText xml:space="preserve">. </w:delText>
        </w:r>
      </w:del>
      <w:ins w:id="327" w:author="Catalina Pimiento" w:date="2023-04-25T15:47:00Z">
        <w:r w:rsidR="0081251C">
          <w:rPr>
            <w:sz w:val="22"/>
            <w:szCs w:val="22"/>
          </w:rPr>
          <w:t xml:space="preserve">. </w:t>
        </w:r>
      </w:ins>
    </w:p>
    <w:p w14:paraId="467FD76F" w14:textId="42621FFB" w:rsidR="000138E2" w:rsidRPr="0081251C" w:rsidRDefault="000138E2" w:rsidP="0081251C">
      <w:pPr>
        <w:pStyle w:val="ListParagraph"/>
        <w:numPr>
          <w:ilvl w:val="0"/>
          <w:numId w:val="1"/>
        </w:numPr>
        <w:rPr>
          <w:sz w:val="22"/>
          <w:szCs w:val="22"/>
          <w:rPrChange w:id="328" w:author="Catalina Pimiento" w:date="2023-04-25T15:47:00Z">
            <w:rPr/>
          </w:rPrChange>
        </w:rPr>
      </w:pPr>
      <w:r w:rsidRPr="0081251C">
        <w:rPr>
          <w:sz w:val="22"/>
          <w:szCs w:val="22"/>
          <w:rPrChange w:id="329" w:author="Catalina Pimiento" w:date="2023-04-25T15:47:00Z">
            <w:rPr/>
          </w:rPrChange>
        </w:rPr>
        <w:t xml:space="preserve">Although low in numbers, these species occupied an extensive portion of the global functional space </w:t>
      </w:r>
      <w:ins w:id="330" w:author="Catalina Pimiento" w:date="2023-04-25T15:47:00Z">
        <w:r w:rsidR="0081251C">
          <w:rPr>
            <w:sz w:val="22"/>
            <w:szCs w:val="22"/>
          </w:rPr>
          <w:t xml:space="preserve">(FRic = xxx%) </w:t>
        </w:r>
      </w:ins>
      <w:r w:rsidRPr="0081251C">
        <w:rPr>
          <w:sz w:val="22"/>
          <w:szCs w:val="22"/>
          <w:rPrChange w:id="331" w:author="Catalina Pimiento" w:date="2023-04-25T15:47:00Z">
            <w:rPr/>
          </w:rPrChange>
        </w:rPr>
        <w:t xml:space="preserve">and in certain instances supported its extremes (e.g., </w:t>
      </w:r>
      <w:r w:rsidRPr="0081251C">
        <w:rPr>
          <w:i/>
          <w:iCs/>
          <w:sz w:val="22"/>
          <w:szCs w:val="22"/>
          <w:rPrChange w:id="332" w:author="Catalina Pimiento" w:date="2023-04-25T15:47:00Z">
            <w:rPr>
              <w:i/>
              <w:iCs/>
            </w:rPr>
          </w:rPrChange>
        </w:rPr>
        <w:t xml:space="preserve">Balaenoptera physalus, </w:t>
      </w:r>
      <w:proofErr w:type="spellStart"/>
      <w:r w:rsidRPr="0081251C">
        <w:rPr>
          <w:i/>
          <w:iCs/>
          <w:sz w:val="22"/>
          <w:szCs w:val="22"/>
          <w:rPrChange w:id="333" w:author="Catalina Pimiento" w:date="2023-04-25T15:47:00Z">
            <w:rPr>
              <w:i/>
              <w:iCs/>
            </w:rPr>
          </w:rPrChange>
        </w:rPr>
        <w:t>Lobodon</w:t>
      </w:r>
      <w:proofErr w:type="spellEnd"/>
      <w:r w:rsidRPr="0081251C">
        <w:rPr>
          <w:i/>
          <w:iCs/>
          <w:sz w:val="22"/>
          <w:szCs w:val="22"/>
          <w:rPrChange w:id="334" w:author="Catalina Pimiento" w:date="2023-04-25T15:47:00Z">
            <w:rPr>
              <w:i/>
              <w:iCs/>
            </w:rPr>
          </w:rPrChange>
        </w:rPr>
        <w:t xml:space="preserve"> </w:t>
      </w:r>
      <w:proofErr w:type="spellStart"/>
      <w:r w:rsidRPr="0081251C">
        <w:rPr>
          <w:i/>
          <w:iCs/>
          <w:sz w:val="22"/>
          <w:szCs w:val="22"/>
          <w:rPrChange w:id="335" w:author="Catalina Pimiento" w:date="2023-04-25T15:47:00Z">
            <w:rPr>
              <w:i/>
              <w:iCs/>
            </w:rPr>
          </w:rPrChange>
        </w:rPr>
        <w:t>carcinophaga</w:t>
      </w:r>
      <w:proofErr w:type="spellEnd"/>
      <w:r w:rsidRPr="0081251C">
        <w:rPr>
          <w:sz w:val="22"/>
          <w:szCs w:val="22"/>
          <w:rPrChange w:id="336" w:author="Catalina Pimiento" w:date="2023-04-25T15:47:00Z">
            <w:rPr/>
          </w:rPrChange>
        </w:rPr>
        <w:t xml:space="preserve">; see </w:t>
      </w:r>
      <w:r w:rsidRPr="0081251C">
        <w:rPr>
          <w:b/>
          <w:bCs/>
          <w:sz w:val="22"/>
          <w:szCs w:val="22"/>
          <w:rPrChange w:id="337" w:author="Catalina Pimiento" w:date="2023-04-25T15:47:00Z">
            <w:rPr>
              <w:b/>
              <w:bCs/>
            </w:rPr>
          </w:rPrChange>
        </w:rPr>
        <w:t>Figure 3</w:t>
      </w:r>
      <w:r w:rsidRPr="0081251C">
        <w:rPr>
          <w:sz w:val="22"/>
          <w:szCs w:val="22"/>
          <w:rPrChange w:id="338" w:author="Catalina Pimiento" w:date="2023-04-25T15:47:00Z">
            <w:rPr/>
          </w:rPrChange>
        </w:rPr>
        <w:t>)</w:t>
      </w:r>
    </w:p>
    <w:p w14:paraId="31788A80" w14:textId="77777777" w:rsidR="000138E2" w:rsidRPr="009A4D1E" w:rsidRDefault="000138E2" w:rsidP="000138E2">
      <w:pPr>
        <w:pStyle w:val="ListParagraph"/>
        <w:numPr>
          <w:ilvl w:val="0"/>
          <w:numId w:val="1"/>
        </w:numPr>
        <w:rPr>
          <w:sz w:val="22"/>
          <w:szCs w:val="22"/>
        </w:rPr>
      </w:pPr>
      <w:r w:rsidRPr="009A4D1E">
        <w:rPr>
          <w:sz w:val="22"/>
          <w:szCs w:val="22"/>
        </w:rPr>
        <w:t>The top 10 FUSE species per province were mostly cetaceans and fish (</w:t>
      </w:r>
      <w:r w:rsidRPr="00105952">
        <w:rPr>
          <w:b/>
          <w:bCs/>
          <w:color w:val="000000" w:themeColor="text1"/>
          <w:sz w:val="22"/>
          <w:szCs w:val="22"/>
        </w:rPr>
        <w:t>Table S2</w:t>
      </w:r>
      <w:r w:rsidRPr="00474029">
        <w:rPr>
          <w:color w:val="000000" w:themeColor="text1"/>
          <w:sz w:val="22"/>
          <w:szCs w:val="22"/>
        </w:rPr>
        <w:t>)</w:t>
      </w:r>
      <w:r w:rsidRPr="009A4D1E">
        <w:rPr>
          <w:sz w:val="22"/>
          <w:szCs w:val="22"/>
        </w:rPr>
        <w:t>, and highly dissimilar across provinces (</w:t>
      </w:r>
      <w:r w:rsidRPr="009A4D1E">
        <w:rPr>
          <w:b/>
          <w:bCs/>
          <w:color w:val="000000" w:themeColor="text1"/>
          <w:sz w:val="22"/>
          <w:szCs w:val="22"/>
        </w:rPr>
        <w:t>Figure S3</w:t>
      </w:r>
      <w:r>
        <w:rPr>
          <w:b/>
          <w:bCs/>
          <w:color w:val="000000" w:themeColor="text1"/>
          <w:sz w:val="22"/>
          <w:szCs w:val="22"/>
        </w:rPr>
        <w:t>B</w:t>
      </w:r>
      <w:r w:rsidRPr="009A4D1E">
        <w:rPr>
          <w:color w:val="000000" w:themeColor="text1"/>
          <w:sz w:val="22"/>
          <w:szCs w:val="22"/>
        </w:rPr>
        <w:t>)</w:t>
      </w:r>
      <w:r w:rsidRPr="009A4D1E">
        <w:rPr>
          <w:sz w:val="22"/>
          <w:szCs w:val="22"/>
        </w:rPr>
        <w:t xml:space="preserve">, </w:t>
      </w:r>
      <w:proofErr w:type="gramStart"/>
      <w:r w:rsidRPr="009A4D1E">
        <w:rPr>
          <w:sz w:val="22"/>
          <w:szCs w:val="22"/>
        </w:rPr>
        <w:t>as a consequence of</w:t>
      </w:r>
      <w:proofErr w:type="gramEnd"/>
      <w:r w:rsidRPr="009A4D1E">
        <w:rPr>
          <w:sz w:val="22"/>
          <w:szCs w:val="22"/>
        </w:rPr>
        <w:t xml:space="preserve"> biogeographical species turnover. Only spatially adjacent provinces (such as Continental High Antarctic, Scotia Sea, and Subantarctic Islands) showed the least dissimilarity. Given its global distribution, the blue whale </w:t>
      </w:r>
      <w:r w:rsidRPr="009A4D1E">
        <w:rPr>
          <w:i/>
          <w:iCs/>
          <w:sz w:val="22"/>
          <w:szCs w:val="22"/>
        </w:rPr>
        <w:t>Balaenoptera musculus</w:t>
      </w:r>
      <w:r w:rsidRPr="009A4D1E">
        <w:rPr>
          <w:sz w:val="22"/>
          <w:szCs w:val="22"/>
        </w:rPr>
        <w:t xml:space="preserve"> featured as the top FUSE species in every province but in the Cold Temperate Northwest Pacific (</w:t>
      </w:r>
      <w:r w:rsidRPr="009A4D1E">
        <w:rPr>
          <w:b/>
          <w:bCs/>
          <w:sz w:val="22"/>
          <w:szCs w:val="22"/>
        </w:rPr>
        <w:t>Table S2</w:t>
      </w:r>
      <w:r w:rsidRPr="009A4D1E">
        <w:rPr>
          <w:sz w:val="22"/>
          <w:szCs w:val="22"/>
        </w:rPr>
        <w:t xml:space="preserve"> and </w:t>
      </w:r>
      <w:r w:rsidRPr="009A4D1E">
        <w:rPr>
          <w:b/>
          <w:bCs/>
          <w:sz w:val="22"/>
          <w:szCs w:val="22"/>
        </w:rPr>
        <w:t>Figure S4</w:t>
      </w:r>
      <w:r>
        <w:rPr>
          <w:b/>
          <w:bCs/>
          <w:sz w:val="22"/>
          <w:szCs w:val="22"/>
        </w:rPr>
        <w:t>B</w:t>
      </w:r>
      <w:r w:rsidRPr="009A4D1E">
        <w:rPr>
          <w:sz w:val="22"/>
          <w:szCs w:val="22"/>
        </w:rPr>
        <w:t>).</w:t>
      </w:r>
    </w:p>
    <w:p w14:paraId="78662DC8" w14:textId="77777777" w:rsidR="000138E2" w:rsidRPr="009A4D1E" w:rsidRDefault="000138E2" w:rsidP="000138E2">
      <w:pPr>
        <w:pStyle w:val="ListParagraph"/>
        <w:numPr>
          <w:ilvl w:val="0"/>
          <w:numId w:val="1"/>
        </w:numPr>
        <w:rPr>
          <w:sz w:val="22"/>
          <w:szCs w:val="22"/>
        </w:rPr>
      </w:pPr>
      <w:r w:rsidRPr="009A4D1E">
        <w:rPr>
          <w:sz w:val="22"/>
          <w:szCs w:val="22"/>
        </w:rPr>
        <w:t xml:space="preserve">Each province of Fred coldspots included species spanning almost the entire global FUSE rank (top 90%; </w:t>
      </w:r>
      <w:r w:rsidRPr="009A4D1E">
        <w:rPr>
          <w:b/>
          <w:bCs/>
          <w:sz w:val="22"/>
          <w:szCs w:val="22"/>
        </w:rPr>
        <w:t>Table S2</w:t>
      </w:r>
      <w:r w:rsidRPr="009A4D1E">
        <w:rPr>
          <w:sz w:val="22"/>
          <w:szCs w:val="22"/>
        </w:rPr>
        <w:t xml:space="preserve">). </w:t>
      </w:r>
    </w:p>
    <w:p w14:paraId="08C3EB86" w14:textId="77777777" w:rsidR="0081251C" w:rsidRPr="0081251C" w:rsidRDefault="0081251C" w:rsidP="0081251C">
      <w:pPr>
        <w:pStyle w:val="ListParagraph"/>
        <w:numPr>
          <w:ilvl w:val="0"/>
          <w:numId w:val="1"/>
        </w:numPr>
        <w:rPr>
          <w:ins w:id="339" w:author="Catalina Pimiento" w:date="2023-04-25T15:49:00Z"/>
          <w:sz w:val="22"/>
          <w:szCs w:val="22"/>
          <w:highlight w:val="yellow"/>
          <w:rPrChange w:id="340" w:author="Catalina Pimiento" w:date="2023-04-25T15:49:00Z">
            <w:rPr>
              <w:ins w:id="341" w:author="Catalina Pimiento" w:date="2023-04-25T15:49:00Z"/>
              <w:sz w:val="22"/>
              <w:szCs w:val="22"/>
            </w:rPr>
          </w:rPrChange>
        </w:rPr>
      </w:pPr>
      <w:ins w:id="342" w:author="Catalina Pimiento" w:date="2023-04-25T15:49:00Z">
        <w:r w:rsidRPr="0081251C">
          <w:rPr>
            <w:sz w:val="22"/>
            <w:szCs w:val="22"/>
            <w:highlight w:val="yellow"/>
            <w:rPrChange w:id="343" w:author="Catalina Pimiento" w:date="2023-04-25T15:49:00Z">
              <w:rPr>
                <w:sz w:val="22"/>
                <w:szCs w:val="22"/>
              </w:rPr>
            </w:rPrChange>
          </w:rPr>
          <w:t>[INSERT DISCUSSION FOR THIS SECTION]</w:t>
        </w:r>
      </w:ins>
    </w:p>
    <w:p w14:paraId="02F75755" w14:textId="77777777" w:rsidR="000138E2" w:rsidRDefault="000138E2" w:rsidP="000138E2">
      <w:pPr>
        <w:rPr>
          <w:sz w:val="22"/>
          <w:szCs w:val="22"/>
        </w:rPr>
      </w:pPr>
    </w:p>
    <w:p w14:paraId="65DE0D27" w14:textId="77777777" w:rsidR="000138E2" w:rsidRPr="009A4D1E" w:rsidRDefault="000138E2" w:rsidP="000138E2">
      <w:pPr>
        <w:rPr>
          <w:sz w:val="22"/>
          <w:szCs w:val="22"/>
        </w:rPr>
      </w:pPr>
    </w:p>
    <w:p w14:paraId="12AB70A2" w14:textId="77777777" w:rsidR="000138E2" w:rsidRPr="009A4D1E" w:rsidRDefault="000138E2" w:rsidP="000138E2">
      <w:pPr>
        <w:rPr>
          <w:sz w:val="22"/>
          <w:szCs w:val="22"/>
        </w:rPr>
      </w:pPr>
    </w:p>
    <w:p w14:paraId="560CAAB3" w14:textId="77777777" w:rsidR="000138E2" w:rsidRPr="009A4D1E" w:rsidRDefault="000138E2" w:rsidP="000138E2">
      <w:pPr>
        <w:rPr>
          <w:sz w:val="22"/>
          <w:szCs w:val="22"/>
        </w:rPr>
      </w:pPr>
    </w:p>
    <w:p w14:paraId="3EFD898B" w14:textId="1631EB1D" w:rsidR="000138E2" w:rsidRPr="009A4D1E" w:rsidRDefault="000138E2" w:rsidP="000138E2">
      <w:pPr>
        <w:jc w:val="center"/>
        <w:rPr>
          <w:sz w:val="22"/>
          <w:szCs w:val="22"/>
        </w:rPr>
      </w:pPr>
      <w:r w:rsidRPr="009A4D1E">
        <w:rPr>
          <w:noProof/>
          <w:sz w:val="22"/>
          <w:szCs w:val="22"/>
        </w:rPr>
        <w:lastRenderedPageBreak/>
        <w:drawing>
          <wp:inline distT="0" distB="0" distL="0" distR="0" wp14:anchorId="147086FD" wp14:editId="3BF7488A">
            <wp:extent cx="5292141" cy="6591600"/>
            <wp:effectExtent l="0" t="0" r="3810" b="0"/>
            <wp:docPr id="58" name="Picture 5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ap&#10;&#10;Description automatically generated"/>
                    <pic:cNvPicPr/>
                  </pic:nvPicPr>
                  <pic:blipFill rotWithShape="1">
                    <a:blip r:embed="rId11" cstate="print">
                      <a:extLst>
                        <a:ext uri="{28A0092B-C50C-407E-A947-70E740481C1C}">
                          <a14:useLocalDpi xmlns:a14="http://schemas.microsoft.com/office/drawing/2010/main" val="0"/>
                        </a:ext>
                      </a:extLst>
                    </a:blip>
                    <a:srcRect t="11871"/>
                    <a:stretch/>
                  </pic:blipFill>
                  <pic:spPr bwMode="auto">
                    <a:xfrm>
                      <a:off x="0" y="0"/>
                      <a:ext cx="5292141" cy="6591600"/>
                    </a:xfrm>
                    <a:prstGeom prst="rect">
                      <a:avLst/>
                    </a:prstGeom>
                    <a:ln>
                      <a:noFill/>
                    </a:ln>
                    <a:extLst>
                      <a:ext uri="{53640926-AAD7-44D8-BBD7-CCE9431645EC}">
                        <a14:shadowObscured xmlns:a14="http://schemas.microsoft.com/office/drawing/2010/main"/>
                      </a:ext>
                    </a:extLst>
                  </pic:spPr>
                </pic:pic>
              </a:graphicData>
            </a:graphic>
          </wp:inline>
        </w:drawing>
      </w:r>
      <w:r w:rsidRPr="009A4D1E">
        <w:rPr>
          <w:noProof/>
          <w:sz w:val="22"/>
          <w:szCs w:val="22"/>
        </w:rPr>
        <w:drawing>
          <wp:inline distT="0" distB="0" distL="0" distR="0" wp14:anchorId="18A6AB8E" wp14:editId="4D101CC2">
            <wp:extent cx="5731200" cy="788400"/>
            <wp:effectExtent l="0" t="0" r="0" b="0"/>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200" cy="788400"/>
                    </a:xfrm>
                    <a:prstGeom prst="rect">
                      <a:avLst/>
                    </a:prstGeom>
                  </pic:spPr>
                </pic:pic>
              </a:graphicData>
            </a:graphic>
          </wp:inline>
        </w:drawing>
      </w:r>
    </w:p>
    <w:p w14:paraId="1F925E48" w14:textId="13F6A30C" w:rsidR="000138E2" w:rsidRPr="009A4D1E" w:rsidRDefault="000138E2" w:rsidP="000138E2">
      <w:pPr>
        <w:jc w:val="both"/>
        <w:rPr>
          <w:sz w:val="20"/>
          <w:szCs w:val="20"/>
        </w:rPr>
      </w:pPr>
      <w:commentRangeStart w:id="344"/>
      <w:commentRangeStart w:id="345"/>
      <w:commentRangeStart w:id="346"/>
      <w:commentRangeStart w:id="347"/>
      <w:r w:rsidRPr="009A4D1E">
        <w:rPr>
          <w:b/>
          <w:bCs/>
          <w:sz w:val="20"/>
          <w:szCs w:val="20"/>
        </w:rPr>
        <w:t>Figure 2.</w:t>
      </w:r>
      <w:r w:rsidRPr="009A4D1E">
        <w:rPr>
          <w:sz w:val="20"/>
          <w:szCs w:val="20"/>
        </w:rPr>
        <w:t xml:space="preserve"> </w:t>
      </w:r>
      <w:commentRangeEnd w:id="344"/>
      <w:r w:rsidR="0078341B">
        <w:rPr>
          <w:rStyle w:val="CommentReference"/>
        </w:rPr>
        <w:commentReference w:id="344"/>
      </w:r>
      <w:commentRangeEnd w:id="345"/>
      <w:r w:rsidR="0078341B">
        <w:rPr>
          <w:rStyle w:val="CommentReference"/>
        </w:rPr>
        <w:commentReference w:id="345"/>
      </w:r>
      <w:commentRangeEnd w:id="346"/>
      <w:r w:rsidR="0038721F">
        <w:rPr>
          <w:rStyle w:val="CommentReference"/>
        </w:rPr>
        <w:commentReference w:id="346"/>
      </w:r>
      <w:commentRangeEnd w:id="347"/>
      <w:r w:rsidR="009F5B6F">
        <w:rPr>
          <w:rStyle w:val="CommentReference"/>
        </w:rPr>
        <w:commentReference w:id="347"/>
      </w:r>
      <w:r w:rsidRPr="009A4D1E">
        <w:rPr>
          <w:sz w:val="20"/>
          <w:szCs w:val="20"/>
        </w:rPr>
        <w:t xml:space="preserve">Distribution of FRic hotspots across marine provinces. Below the map is the projection of the species assemblages of three marine provinces in the </w:t>
      </w:r>
      <w:proofErr w:type="spellStart"/>
      <w:r w:rsidRPr="009A4D1E">
        <w:rPr>
          <w:sz w:val="20"/>
          <w:szCs w:val="20"/>
        </w:rPr>
        <w:t>multidimensiona</w:t>
      </w:r>
      <w:proofErr w:type="spellEnd"/>
      <w:ins w:id="348" w:author="John Griffin" w:date="2023-05-04T16:32:00Z">
        <w:r w:rsidR="00C962A3" w:rsidRPr="009A4D1E">
          <w:rPr>
            <w:noProof/>
            <w:sz w:val="22"/>
            <w:szCs w:val="22"/>
          </w:rPr>
          <w:drawing>
            <wp:inline distT="0" distB="0" distL="0" distR="0" wp14:anchorId="77D9BAE1" wp14:editId="76E33A6D">
              <wp:extent cx="5731200" cy="788400"/>
              <wp:effectExtent l="0" t="0" r="0" b="0"/>
              <wp:docPr id="114429738" name="Picture 1144297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200" cy="788400"/>
                      </a:xfrm>
                      <a:prstGeom prst="rect">
                        <a:avLst/>
                      </a:prstGeom>
                    </pic:spPr>
                  </pic:pic>
                </a:graphicData>
              </a:graphic>
            </wp:inline>
          </w:drawing>
        </w:r>
      </w:ins>
      <w:r w:rsidRPr="009A4D1E">
        <w:rPr>
          <w:sz w:val="20"/>
          <w:szCs w:val="20"/>
        </w:rPr>
        <w:t>l functional space. The coloured polygons indicate the volume of the functional space occupied by the province-</w:t>
      </w:r>
      <w:r w:rsidRPr="009A4D1E">
        <w:rPr>
          <w:sz w:val="20"/>
          <w:szCs w:val="20"/>
        </w:rPr>
        <w:lastRenderedPageBreak/>
        <w:t xml:space="preserve">specific species pool, while the dashed lines trace the volume of the functional space occupied by the global species pool. Dots with black outline indicate the top 10 FUSE species of each marine province. </w:t>
      </w:r>
    </w:p>
    <w:p w14:paraId="4D37C041" w14:textId="77777777" w:rsidR="000138E2" w:rsidRPr="009A4D1E" w:rsidRDefault="000138E2" w:rsidP="000138E2">
      <w:pPr>
        <w:rPr>
          <w:sz w:val="22"/>
          <w:szCs w:val="22"/>
        </w:rPr>
      </w:pPr>
    </w:p>
    <w:p w14:paraId="6ED75E1E" w14:textId="77777777" w:rsidR="000138E2" w:rsidRPr="009A4D1E" w:rsidRDefault="000138E2" w:rsidP="000138E2">
      <w:pPr>
        <w:jc w:val="center"/>
        <w:rPr>
          <w:sz w:val="22"/>
          <w:szCs w:val="22"/>
        </w:rPr>
      </w:pPr>
      <w:r w:rsidRPr="009A4D1E">
        <w:rPr>
          <w:noProof/>
          <w:sz w:val="22"/>
          <w:szCs w:val="22"/>
        </w:rPr>
        <w:drawing>
          <wp:inline distT="0" distB="0" distL="0" distR="0" wp14:anchorId="7E2C24D3" wp14:editId="7E8DB77F">
            <wp:extent cx="5292000" cy="6511655"/>
            <wp:effectExtent l="0" t="0" r="4445" b="381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t="12947"/>
                    <a:stretch/>
                  </pic:blipFill>
                  <pic:spPr bwMode="auto">
                    <a:xfrm>
                      <a:off x="0" y="0"/>
                      <a:ext cx="5292000" cy="6511655"/>
                    </a:xfrm>
                    <a:prstGeom prst="rect">
                      <a:avLst/>
                    </a:prstGeom>
                    <a:ln>
                      <a:noFill/>
                    </a:ln>
                    <a:extLst>
                      <a:ext uri="{53640926-AAD7-44D8-BBD7-CCE9431645EC}">
                        <a14:shadowObscured xmlns:a14="http://schemas.microsoft.com/office/drawing/2010/main"/>
                      </a:ext>
                    </a:extLst>
                  </pic:spPr>
                </pic:pic>
              </a:graphicData>
            </a:graphic>
          </wp:inline>
        </w:drawing>
      </w:r>
    </w:p>
    <w:p w14:paraId="5742A34D" w14:textId="77777777" w:rsidR="000138E2" w:rsidRPr="009A4D1E" w:rsidRDefault="000138E2" w:rsidP="000138E2">
      <w:pPr>
        <w:rPr>
          <w:sz w:val="22"/>
          <w:szCs w:val="22"/>
        </w:rPr>
      </w:pPr>
      <w:r w:rsidRPr="009A4D1E">
        <w:rPr>
          <w:noProof/>
          <w:sz w:val="22"/>
          <w:szCs w:val="22"/>
        </w:rPr>
        <w:drawing>
          <wp:inline distT="0" distB="0" distL="0" distR="0" wp14:anchorId="1DC5854A" wp14:editId="3D972EFE">
            <wp:extent cx="5731200" cy="788400"/>
            <wp:effectExtent l="0" t="0" r="0" b="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200" cy="788400"/>
                    </a:xfrm>
                    <a:prstGeom prst="rect">
                      <a:avLst/>
                    </a:prstGeom>
                  </pic:spPr>
                </pic:pic>
              </a:graphicData>
            </a:graphic>
          </wp:inline>
        </w:drawing>
      </w:r>
    </w:p>
    <w:p w14:paraId="327FAB4C" w14:textId="77777777" w:rsidR="000138E2" w:rsidRPr="009A4D1E" w:rsidRDefault="000138E2" w:rsidP="000138E2">
      <w:pPr>
        <w:rPr>
          <w:sz w:val="22"/>
          <w:szCs w:val="22"/>
        </w:rPr>
      </w:pPr>
    </w:p>
    <w:p w14:paraId="66DB52C8" w14:textId="77777777" w:rsidR="000138E2" w:rsidRDefault="000138E2" w:rsidP="000138E2">
      <w:pPr>
        <w:jc w:val="both"/>
        <w:rPr>
          <w:ins w:id="349" w:author="Catalina Pimiento" w:date="2023-04-25T15:49:00Z"/>
          <w:sz w:val="20"/>
          <w:szCs w:val="20"/>
        </w:rPr>
      </w:pPr>
      <w:r w:rsidRPr="009A4D1E">
        <w:rPr>
          <w:b/>
          <w:bCs/>
          <w:sz w:val="20"/>
          <w:szCs w:val="20"/>
        </w:rPr>
        <w:t>Figure 3.</w:t>
      </w:r>
      <w:r w:rsidRPr="009A4D1E">
        <w:rPr>
          <w:sz w:val="20"/>
          <w:szCs w:val="20"/>
        </w:rPr>
        <w:t xml:space="preserve"> </w:t>
      </w:r>
      <w:commentRangeStart w:id="350"/>
      <w:r w:rsidRPr="009A4D1E">
        <w:rPr>
          <w:sz w:val="20"/>
          <w:szCs w:val="20"/>
        </w:rPr>
        <w:t xml:space="preserve">Distribution of </w:t>
      </w:r>
      <w:proofErr w:type="spellStart"/>
      <w:r w:rsidRPr="009A4D1E">
        <w:rPr>
          <w:sz w:val="20"/>
          <w:szCs w:val="20"/>
        </w:rPr>
        <w:t>FRed</w:t>
      </w:r>
      <w:proofErr w:type="spellEnd"/>
      <w:r w:rsidRPr="009A4D1E">
        <w:rPr>
          <w:sz w:val="20"/>
          <w:szCs w:val="20"/>
        </w:rPr>
        <w:t xml:space="preserve"> </w:t>
      </w:r>
      <w:proofErr w:type="spellStart"/>
      <w:r w:rsidRPr="009A4D1E">
        <w:rPr>
          <w:sz w:val="20"/>
          <w:szCs w:val="20"/>
        </w:rPr>
        <w:t>coldspots</w:t>
      </w:r>
      <w:proofErr w:type="spellEnd"/>
      <w:r w:rsidRPr="009A4D1E">
        <w:rPr>
          <w:sz w:val="20"/>
          <w:szCs w:val="20"/>
        </w:rPr>
        <w:t xml:space="preserve"> across marine provinces. </w:t>
      </w:r>
      <w:commentRangeEnd w:id="350"/>
      <w:r w:rsidR="006B16A9">
        <w:rPr>
          <w:rStyle w:val="CommentReference"/>
        </w:rPr>
        <w:commentReference w:id="350"/>
      </w:r>
      <w:r w:rsidRPr="009A4D1E">
        <w:rPr>
          <w:sz w:val="20"/>
          <w:szCs w:val="20"/>
        </w:rPr>
        <w:t xml:space="preserve">Below the map is the projection of the species assemblages of two marine provinces in the multidimensional functional space. The coloured polygons indicate the volume of the functional space occupied by the province-specific species pool, while the dashed lines trace the volume of the functional space occupied by the global species pool. Dots with black outline indicate the top 10 FUSE species of each marine province. </w:t>
      </w:r>
    </w:p>
    <w:p w14:paraId="4A4A124D" w14:textId="77777777" w:rsidR="0081251C" w:rsidRDefault="0081251C" w:rsidP="000138E2">
      <w:pPr>
        <w:jc w:val="both"/>
        <w:rPr>
          <w:ins w:id="351" w:author="Catalina Pimiento" w:date="2023-04-25T15:49:00Z"/>
          <w:sz w:val="20"/>
          <w:szCs w:val="20"/>
        </w:rPr>
      </w:pPr>
    </w:p>
    <w:p w14:paraId="022C41C0" w14:textId="77777777" w:rsidR="0081251C" w:rsidRDefault="0081251C" w:rsidP="000138E2">
      <w:pPr>
        <w:jc w:val="both"/>
        <w:rPr>
          <w:ins w:id="352" w:author="Catalina Pimiento" w:date="2023-04-25T15:49:00Z"/>
          <w:sz w:val="20"/>
          <w:szCs w:val="20"/>
        </w:rPr>
      </w:pPr>
    </w:p>
    <w:p w14:paraId="6F11605C" w14:textId="77777777" w:rsidR="0081251C" w:rsidRDefault="0081251C" w:rsidP="000138E2">
      <w:pPr>
        <w:jc w:val="both"/>
        <w:rPr>
          <w:ins w:id="353" w:author="Catalina Pimiento" w:date="2023-04-25T15:49:00Z"/>
          <w:sz w:val="20"/>
          <w:szCs w:val="20"/>
        </w:rPr>
      </w:pPr>
    </w:p>
    <w:p w14:paraId="5729CC67" w14:textId="77777777" w:rsidR="0081251C" w:rsidRDefault="0081251C" w:rsidP="000138E2">
      <w:pPr>
        <w:jc w:val="both"/>
        <w:rPr>
          <w:ins w:id="354" w:author="Catalina Pimiento" w:date="2023-04-25T15:49:00Z"/>
          <w:sz w:val="20"/>
          <w:szCs w:val="20"/>
        </w:rPr>
      </w:pPr>
    </w:p>
    <w:p w14:paraId="264A30DE" w14:textId="7C2B8F55" w:rsidR="0081251C" w:rsidRDefault="0081251C" w:rsidP="0081251C">
      <w:pPr>
        <w:pStyle w:val="Heading1"/>
        <w:rPr>
          <w:ins w:id="355" w:author="Catalina Pimiento" w:date="2023-04-25T15:50:00Z"/>
        </w:rPr>
      </w:pPr>
      <w:ins w:id="356" w:author="Catalina Pimiento" w:date="2023-04-25T15:49:00Z">
        <w:r w:rsidRPr="0081251C">
          <w:rPr>
            <w:rPrChange w:id="357" w:author="Catalina Pimiento" w:date="2023-04-25T15:49:00Z">
              <w:rPr>
                <w:sz w:val="20"/>
                <w:szCs w:val="20"/>
              </w:rPr>
            </w:rPrChange>
          </w:rPr>
          <w:t>Conclusions</w:t>
        </w:r>
      </w:ins>
    </w:p>
    <w:p w14:paraId="35D2B719" w14:textId="7A4358DC" w:rsidR="0081251C" w:rsidRDefault="0081251C" w:rsidP="0081251C">
      <w:pPr>
        <w:rPr>
          <w:ins w:id="358" w:author="Catalina Pimiento" w:date="2023-04-25T15:50:00Z"/>
        </w:rPr>
      </w:pPr>
      <w:ins w:id="359" w:author="Catalina Pimiento" w:date="2023-04-25T15:50:00Z">
        <w:r>
          <w:t>[INSERT]</w:t>
        </w:r>
      </w:ins>
    </w:p>
    <w:p w14:paraId="1D067E4C" w14:textId="77777777" w:rsidR="0081251C" w:rsidRPr="0081251C" w:rsidRDefault="0081251C">
      <w:pPr>
        <w:rPr>
          <w:ins w:id="360" w:author="Catalina Pimiento" w:date="2023-04-25T15:50:00Z"/>
        </w:rPr>
        <w:pPrChange w:id="361" w:author="Catalina Pimiento" w:date="2023-04-25T15:50:00Z">
          <w:pPr>
            <w:pStyle w:val="Heading1"/>
          </w:pPr>
        </w:pPrChange>
      </w:pPr>
    </w:p>
    <w:p w14:paraId="5AECA27F" w14:textId="6F3958AA" w:rsidR="0081251C" w:rsidRDefault="0081251C" w:rsidP="0081251C">
      <w:pPr>
        <w:pStyle w:val="Heading1"/>
        <w:rPr>
          <w:ins w:id="362" w:author="Catalina Pimiento" w:date="2023-04-25T15:50:00Z"/>
        </w:rPr>
      </w:pPr>
      <w:ins w:id="363" w:author="Catalina Pimiento" w:date="2023-04-25T15:50:00Z">
        <w:r>
          <w:t>Materials and Methods</w:t>
        </w:r>
      </w:ins>
    </w:p>
    <w:p w14:paraId="32DDDB23" w14:textId="77777777" w:rsidR="0081251C" w:rsidRDefault="0081251C" w:rsidP="0081251C">
      <w:pPr>
        <w:rPr>
          <w:ins w:id="364" w:author="Catalina Pimiento" w:date="2023-04-25T15:50:00Z"/>
        </w:rPr>
      </w:pPr>
      <w:ins w:id="365" w:author="Catalina Pimiento" w:date="2023-04-25T15:50:00Z">
        <w:r>
          <w:t>[INSERT]</w:t>
        </w:r>
      </w:ins>
    </w:p>
    <w:p w14:paraId="16F3F986" w14:textId="77777777" w:rsidR="0081251C" w:rsidRDefault="0081251C" w:rsidP="0081251C">
      <w:pPr>
        <w:rPr>
          <w:ins w:id="366" w:author="Catalina Pimiento" w:date="2023-04-25T15:50:00Z"/>
        </w:rPr>
      </w:pPr>
    </w:p>
    <w:p w14:paraId="4067E9AF" w14:textId="676A9A61" w:rsidR="0081251C" w:rsidRPr="0081251C" w:rsidRDefault="0081251C">
      <w:pPr>
        <w:rPr>
          <w:rPrChange w:id="367" w:author="Catalina Pimiento" w:date="2023-04-25T15:50:00Z">
            <w:rPr>
              <w:sz w:val="20"/>
              <w:szCs w:val="20"/>
            </w:rPr>
          </w:rPrChange>
        </w:rPr>
        <w:pPrChange w:id="368" w:author="Catalina Pimiento" w:date="2023-04-25T15:50:00Z">
          <w:pPr>
            <w:jc w:val="both"/>
          </w:pPr>
        </w:pPrChange>
      </w:pPr>
    </w:p>
    <w:p w14:paraId="0703AA23" w14:textId="77777777" w:rsidR="000138E2" w:rsidRPr="009A4D1E" w:rsidRDefault="000138E2" w:rsidP="000138E2">
      <w:pPr>
        <w:rPr>
          <w:sz w:val="22"/>
          <w:szCs w:val="22"/>
        </w:rPr>
      </w:pPr>
    </w:p>
    <w:p w14:paraId="6BD39E6C" w14:textId="77777777" w:rsidR="00BE5051" w:rsidRDefault="00000000"/>
    <w:sectPr w:rsidR="00BE505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ITI A. (2027062)" w:date="2023-04-12T19:41:00Z" w:initials="CA(">
    <w:p w14:paraId="0EE2C0AD" w14:textId="77777777" w:rsidR="000138E2" w:rsidRDefault="000138E2" w:rsidP="006E503E">
      <w:r>
        <w:rPr>
          <w:rStyle w:val="CommentReference"/>
        </w:rPr>
        <w:annotationRef/>
      </w:r>
      <w:r>
        <w:rPr>
          <w:color w:val="000000"/>
          <w:sz w:val="20"/>
          <w:szCs w:val="20"/>
        </w:rPr>
        <w:t>Very vague for now.</w:t>
      </w:r>
    </w:p>
  </w:comment>
  <w:comment w:id="1" w:author="Pimiento C." w:date="2023-04-24T12:11:00Z" w:initials="CP">
    <w:p w14:paraId="73CD0E3D" w14:textId="77777777" w:rsidR="00B77F96" w:rsidRDefault="00B77F96" w:rsidP="00F05B23">
      <w:r>
        <w:rPr>
          <w:rStyle w:val="CommentReference"/>
        </w:rPr>
        <w:annotationRef/>
      </w:r>
      <w:r>
        <w:rPr>
          <w:sz w:val="20"/>
          <w:szCs w:val="20"/>
        </w:rPr>
        <w:t>Maybe we need to add to the title the main findings</w:t>
      </w:r>
    </w:p>
  </w:comment>
  <w:comment w:id="2" w:author="Catalina Pimiento Hernandez" w:date="2023-04-24T19:00:00Z" w:initials="CPH">
    <w:p w14:paraId="622A03E3" w14:textId="4A2E394B" w:rsidR="00BF0E36" w:rsidRDefault="00BF0E36">
      <w:pPr>
        <w:pStyle w:val="CommentText"/>
      </w:pPr>
      <w:r>
        <w:rPr>
          <w:rStyle w:val="CommentReference"/>
        </w:rPr>
        <w:annotationRef/>
      </w:r>
      <w:r>
        <w:t>This is lacking of a bit of methods.</w:t>
      </w:r>
    </w:p>
  </w:comment>
  <w:comment w:id="3" w:author="CHITI A. (2027062)" w:date="2023-04-12T09:28:00Z" w:initials="CA(">
    <w:p w14:paraId="29E7DBB1" w14:textId="0AE9A718" w:rsidR="000138E2" w:rsidRDefault="000138E2" w:rsidP="000138E2">
      <w:r>
        <w:rPr>
          <w:rStyle w:val="CommentReference"/>
        </w:rPr>
        <w:annotationRef/>
      </w:r>
      <w:r>
        <w:rPr>
          <w:color w:val="000000"/>
          <w:sz w:val="20"/>
          <w:szCs w:val="20"/>
        </w:rPr>
        <w:t>Catalina’s comment:</w:t>
      </w:r>
    </w:p>
    <w:p w14:paraId="3EE3EACB" w14:textId="77777777" w:rsidR="000138E2" w:rsidRDefault="000138E2" w:rsidP="000138E2">
      <w:r>
        <w:rPr>
          <w:sz w:val="20"/>
          <w:szCs w:val="20"/>
        </w:rPr>
        <w:t xml:space="preserve">If this is mainly about FRIC and redundancy, these concepts should be explained. Why are they complementary or why are we focusing on those? that should connect with results below </w:t>
      </w:r>
    </w:p>
  </w:comment>
  <w:comment w:id="4" w:author="CHITI A. (2027062)" w:date="2023-04-12T18:43:00Z" w:initials="CA(">
    <w:p w14:paraId="48B35140" w14:textId="77777777" w:rsidR="000138E2" w:rsidRDefault="000138E2" w:rsidP="000138E2">
      <w:r>
        <w:rPr>
          <w:rStyle w:val="CommentReference"/>
        </w:rPr>
        <w:annotationRef/>
      </w:r>
      <w:r>
        <w:rPr>
          <w:color w:val="000000"/>
          <w:sz w:val="20"/>
          <w:szCs w:val="20"/>
        </w:rPr>
        <w:t>I haven’t given any proper definitions of FRic nor FRed but with John’s corrections and the last sentence (Identifying where the diversity of such contributions is most at risk is therefore crucial for preserving healthy ecosystems ) I have tried to explain why we focus on these two metrics.</w:t>
      </w:r>
    </w:p>
  </w:comment>
  <w:comment w:id="14" w:author="John Griffin" w:date="2023-05-03T13:15:00Z" w:initials="JG">
    <w:p w14:paraId="2AB1CCCF" w14:textId="77777777" w:rsidR="00092F42" w:rsidRDefault="00092F42" w:rsidP="00BB6F97">
      <w:pPr>
        <w:pStyle w:val="CommentText"/>
      </w:pPr>
      <w:r>
        <w:rPr>
          <w:rStyle w:val="CommentReference"/>
        </w:rPr>
        <w:annotationRef/>
      </w:r>
      <w:r>
        <w:t>I think we add something on the global vs. regional/local contributions here, which seems to be one of our strongest points</w:t>
      </w:r>
    </w:p>
  </w:comment>
  <w:comment w:id="22" w:author="CHITI A. (2027062)" w:date="2023-04-12T09:35:00Z" w:initials="CA(">
    <w:p w14:paraId="2240E67C" w14:textId="604C000F" w:rsidR="000138E2" w:rsidRDefault="000138E2" w:rsidP="000138E2">
      <w:r>
        <w:rPr>
          <w:rStyle w:val="CommentReference"/>
        </w:rPr>
        <w:annotationRef/>
      </w:r>
      <w:r>
        <w:rPr>
          <w:color w:val="000000"/>
          <w:sz w:val="20"/>
          <w:szCs w:val="20"/>
        </w:rPr>
        <w:t xml:space="preserve">Catalina’s comment: </w:t>
      </w:r>
    </w:p>
    <w:p w14:paraId="2ED6DB8B" w14:textId="77777777" w:rsidR="000138E2" w:rsidRDefault="000138E2" w:rsidP="000138E2">
      <w:r>
        <w:rPr>
          <w:sz w:val="20"/>
          <w:szCs w:val="20"/>
        </w:rPr>
        <w:t>In order to: xxx</w:t>
      </w:r>
    </w:p>
    <w:p w14:paraId="03B13BB1" w14:textId="77777777" w:rsidR="000138E2" w:rsidRDefault="000138E2" w:rsidP="000138E2">
      <w:r>
        <w:rPr>
          <w:sz w:val="20"/>
          <w:szCs w:val="20"/>
        </w:rPr>
        <w:t>Explain why we are doing what we are doing in relation with gap/problem</w:t>
      </w:r>
    </w:p>
  </w:comment>
  <w:comment w:id="23" w:author="CHITI A. (2027062)" w:date="2023-04-12T18:56:00Z" w:initials="CA(">
    <w:p w14:paraId="414BA0C2" w14:textId="77777777" w:rsidR="000138E2" w:rsidRDefault="000138E2" w:rsidP="000138E2">
      <w:r>
        <w:rPr>
          <w:rStyle w:val="CommentReference"/>
        </w:rPr>
        <w:annotationRef/>
      </w:r>
      <w:r>
        <w:rPr>
          <w:color w:val="000000"/>
          <w:sz w:val="20"/>
          <w:szCs w:val="20"/>
        </w:rPr>
        <w:t xml:space="preserve">I’ve tried to relate this objective to what I’ve said previously about the importance and lack of  knowledge about the spatial patterns of  functional diversity (in particular FRic and Fred). </w:t>
      </w:r>
    </w:p>
    <w:p w14:paraId="0D6319CE" w14:textId="77777777" w:rsidR="000138E2" w:rsidRDefault="000138E2" w:rsidP="000138E2">
      <w:r>
        <w:rPr>
          <w:color w:val="000000"/>
          <w:sz w:val="20"/>
          <w:szCs w:val="20"/>
        </w:rPr>
        <w:t>Please let me know if this phrasing doesn’t make that point.</w:t>
      </w:r>
    </w:p>
  </w:comment>
  <w:comment w:id="40" w:author="Pimiento C." w:date="2023-04-24T12:11:00Z" w:initials="CP">
    <w:p w14:paraId="5B42D5FA" w14:textId="77777777" w:rsidR="00B77F96" w:rsidRDefault="00B77F96" w:rsidP="00BF1AD6">
      <w:r>
        <w:rPr>
          <w:rStyle w:val="CommentReference"/>
        </w:rPr>
        <w:annotationRef/>
      </w:r>
      <w:r>
        <w:rPr>
          <w:sz w:val="20"/>
          <w:szCs w:val="20"/>
        </w:rPr>
        <w:t>We may need to explain the rationale behind this. It kind of breaks the flow.</w:t>
      </w:r>
    </w:p>
  </w:comment>
  <w:comment w:id="26" w:author="Catalina Pimiento Hernandez" w:date="2023-04-24T17:30:00Z" w:initials="CPH">
    <w:p w14:paraId="6400A2DE" w14:textId="46F88145" w:rsidR="00ED20CE" w:rsidRDefault="00ED20CE">
      <w:pPr>
        <w:pStyle w:val="CommentText"/>
      </w:pPr>
      <w:r>
        <w:rPr>
          <w:rStyle w:val="CommentReference"/>
        </w:rPr>
        <w:annotationRef/>
      </w:r>
      <w:r>
        <w:t>Ideally, this will be presented in the same order as the results are for a good flow.</w:t>
      </w:r>
    </w:p>
  </w:comment>
  <w:comment w:id="58" w:author="Catalina Pimiento Hernandez" w:date="2023-04-24T17:32:00Z" w:initials="CPH">
    <w:p w14:paraId="02BB7DC1" w14:textId="3F82A700" w:rsidR="00ED20CE" w:rsidRDefault="00ED20CE">
      <w:pPr>
        <w:pStyle w:val="CommentText"/>
      </w:pPr>
      <w:r>
        <w:rPr>
          <w:rStyle w:val="CommentReference"/>
        </w:rPr>
        <w:annotationRef/>
      </w:r>
      <w:r>
        <w:t>A bit repetitive considering the first result</w:t>
      </w:r>
    </w:p>
  </w:comment>
  <w:comment w:id="65" w:author="Catalina Pimiento Hernandez" w:date="2023-04-24T17:34:00Z" w:initials="CPH">
    <w:p w14:paraId="124D90E8" w14:textId="41D109BD" w:rsidR="00ED20CE" w:rsidRDefault="00ED20CE">
      <w:pPr>
        <w:pStyle w:val="CommentText"/>
      </w:pPr>
      <w:r>
        <w:rPr>
          <w:rStyle w:val="CommentReference"/>
        </w:rPr>
        <w:annotationRef/>
      </w:r>
      <w:r>
        <w:t>We should find a better way to say. It’s hard to get your head around it</w:t>
      </w:r>
    </w:p>
  </w:comment>
  <w:comment w:id="68" w:author="John Griffin" w:date="2023-05-04T15:14:00Z" w:initials="JG">
    <w:p w14:paraId="66F2270B" w14:textId="77777777" w:rsidR="003B0EC6" w:rsidRDefault="003B0EC6" w:rsidP="003D58B4">
      <w:pPr>
        <w:pStyle w:val="CommentText"/>
      </w:pPr>
      <w:r>
        <w:rPr>
          <w:rStyle w:val="CommentReference"/>
        </w:rPr>
        <w:annotationRef/>
      </w:r>
      <w:r>
        <w:t xml:space="preserve">Are these just at high latitudes? Or also in the open ocean? </w:t>
      </w:r>
    </w:p>
  </w:comment>
  <w:comment w:id="121" w:author="John Griffin" w:date="2023-05-03T12:25:00Z" w:initials="JG">
    <w:p w14:paraId="397C0842" w14:textId="1AF0CE23" w:rsidR="00E3109B" w:rsidRDefault="00E3109B" w:rsidP="00E7619B">
      <w:pPr>
        <w:pStyle w:val="CommentText"/>
      </w:pPr>
      <w:r>
        <w:rPr>
          <w:rStyle w:val="CommentReference"/>
        </w:rPr>
        <w:annotationRef/>
      </w:r>
      <w:r>
        <w:t>I think we may wish to refer to provinces throughout</w:t>
      </w:r>
    </w:p>
  </w:comment>
  <w:comment w:id="124" w:author="Catalina Pimiento" w:date="2023-04-25T15:20:00Z" w:initials="CP">
    <w:p w14:paraId="10A03E92" w14:textId="372DAC14" w:rsidR="00160165" w:rsidRDefault="00160165" w:rsidP="00DF0A78">
      <w:r>
        <w:rPr>
          <w:rStyle w:val="CommentReference"/>
        </w:rPr>
        <w:annotationRef/>
      </w:r>
      <w:r>
        <w:rPr>
          <w:color w:val="000000"/>
          <w:sz w:val="20"/>
          <w:szCs w:val="20"/>
        </w:rPr>
        <w:t>I don’t really see that peak in the figure 1A</w:t>
      </w:r>
    </w:p>
    <w:p w14:paraId="1497B45E" w14:textId="77777777" w:rsidR="00160165" w:rsidRDefault="00160165" w:rsidP="00DF0A78"/>
  </w:comment>
  <w:comment w:id="123" w:author="John Griffin" w:date="2023-05-03T11:58:00Z" w:initials="JG">
    <w:p w14:paraId="5EE7AB7B" w14:textId="77777777" w:rsidR="00563CB8" w:rsidRDefault="00563CB8" w:rsidP="003D2EF5">
      <w:pPr>
        <w:pStyle w:val="CommentText"/>
      </w:pPr>
      <w:r>
        <w:rPr>
          <w:rStyle w:val="CommentReference"/>
        </w:rPr>
        <w:annotationRef/>
      </w:r>
      <w:r>
        <w:t xml:space="preserve">Perhaps we should note the broad trends, or regions with high concentrations of species such as: Brazil, Californias, eastern US, western Africa..? It's certainly not a simple latitudinal gradient. </w:t>
      </w:r>
    </w:p>
  </w:comment>
  <w:comment w:id="129" w:author="John Griffin" w:date="2023-05-03T11:59:00Z" w:initials="JG">
    <w:p w14:paraId="47B11574" w14:textId="77777777" w:rsidR="00563CB8" w:rsidRDefault="00563CB8" w:rsidP="0068367B">
      <w:pPr>
        <w:pStyle w:val="CommentText"/>
      </w:pPr>
      <w:r>
        <w:rPr>
          <w:rStyle w:val="CommentReference"/>
        </w:rPr>
        <w:annotationRef/>
      </w:r>
      <w:r>
        <w:t>Rephrasing to try to draw out the differences</w:t>
      </w:r>
    </w:p>
  </w:comment>
  <w:comment w:id="142" w:author="CHITI A. (2027062)" w:date="2023-04-03T17:47:00Z" w:initials="CA(">
    <w:p w14:paraId="2DB91373" w14:textId="77777777" w:rsidR="00185F19" w:rsidRDefault="00185F19" w:rsidP="00185F19">
      <w:r>
        <w:rPr>
          <w:rStyle w:val="CommentReference"/>
        </w:rPr>
        <w:annotationRef/>
      </w:r>
      <w:r>
        <w:rPr>
          <w:color w:val="000000"/>
          <w:sz w:val="20"/>
          <w:szCs w:val="20"/>
        </w:rPr>
        <w:t>I guess this sentence captures the fact that in the global map of FRic, high values of FRic seem to extend a bit further into high temperate latitudes than SR.</w:t>
      </w:r>
    </w:p>
  </w:comment>
  <w:comment w:id="143" w:author="CHITI A. (2027062)" w:date="2023-04-12T19:01:00Z" w:initials="CA(">
    <w:p w14:paraId="302BDB46" w14:textId="77777777" w:rsidR="00185F19" w:rsidRDefault="00185F19" w:rsidP="00185F19">
      <w:r>
        <w:rPr>
          <w:rStyle w:val="CommentReference"/>
        </w:rPr>
        <w:annotationRef/>
      </w:r>
      <w:r>
        <w:rPr>
          <w:color w:val="000000"/>
          <w:sz w:val="20"/>
          <w:szCs w:val="20"/>
        </w:rPr>
        <w:t>As John suggested, I’m considering the idea of moving the residuals map into the main text. I’m keeping it in the supplementary material for now.</w:t>
      </w:r>
    </w:p>
  </w:comment>
  <w:comment w:id="144" w:author="Catalina Pimiento Hernandez" w:date="2023-04-24T17:58:00Z" w:initials="CPH">
    <w:p w14:paraId="1D87E49F" w14:textId="77777777" w:rsidR="00185F19" w:rsidRDefault="00185F19" w:rsidP="00185F19">
      <w:pPr>
        <w:pStyle w:val="CommentText"/>
      </w:pPr>
      <w:r>
        <w:rPr>
          <w:rStyle w:val="CommentReference"/>
        </w:rPr>
        <w:annotationRef/>
      </w:r>
      <w:r>
        <w:t>Yes we need to do that. Plot C is not main-text worthy as it is.</w:t>
      </w:r>
    </w:p>
  </w:comment>
  <w:comment w:id="153" w:author="CHITI A. (2027062)" w:date="2023-04-03T17:42:00Z" w:initials="CA(">
    <w:p w14:paraId="6BF28835" w14:textId="6D7995C5" w:rsidR="000138E2" w:rsidRDefault="000138E2" w:rsidP="000138E2">
      <w:r>
        <w:rPr>
          <w:rStyle w:val="CommentReference"/>
        </w:rPr>
        <w:annotationRef/>
      </w:r>
      <w:r>
        <w:rPr>
          <w:color w:val="000000"/>
          <w:sz w:val="20"/>
          <w:szCs w:val="20"/>
        </w:rPr>
        <w:t xml:space="preserve">We could report correlation coefficients in the supplementary material or even in the main text - Albouy et al (2017) did the same, reporting correlation coefficients and scatterplot graph of SR-FRic relationship with a fitted loess curve. </w:t>
      </w:r>
    </w:p>
  </w:comment>
  <w:comment w:id="154" w:author="Catalina Pimiento Hernandez" w:date="2023-04-24T17:36:00Z" w:initials="CPH">
    <w:p w14:paraId="4A71E60C" w14:textId="711C0DF0" w:rsidR="00ED20CE" w:rsidRDefault="00ED20CE">
      <w:pPr>
        <w:pStyle w:val="CommentText"/>
      </w:pPr>
      <w:r>
        <w:rPr>
          <w:rStyle w:val="CommentReference"/>
        </w:rPr>
        <w:annotationRef/>
      </w:r>
      <w:r>
        <w:t>Yeah, I think in the main text.</w:t>
      </w:r>
    </w:p>
  </w:comment>
  <w:comment w:id="186" w:author="Catalina Pimiento" w:date="2023-04-25T15:22:00Z" w:initials="CP">
    <w:p w14:paraId="2C6ED951" w14:textId="77777777" w:rsidR="00160165" w:rsidRDefault="00160165" w:rsidP="00CB4DE2">
      <w:r>
        <w:rPr>
          <w:rStyle w:val="CommentReference"/>
        </w:rPr>
        <w:annotationRef/>
      </w:r>
      <w:r>
        <w:rPr>
          <w:color w:val="000000"/>
          <w:sz w:val="20"/>
          <w:szCs w:val="20"/>
        </w:rPr>
        <w:t>I think it is not only Baja.</w:t>
      </w:r>
    </w:p>
  </w:comment>
  <w:comment w:id="179" w:author="CHITI A. (2027062)" w:date="2023-04-12T18:59:00Z" w:initials="CA(">
    <w:p w14:paraId="52605376" w14:textId="008635F3" w:rsidR="000138E2" w:rsidRDefault="000138E2" w:rsidP="000138E2">
      <w:r>
        <w:rPr>
          <w:rStyle w:val="CommentReference"/>
        </w:rPr>
        <w:annotationRef/>
      </w:r>
      <w:r>
        <w:rPr>
          <w:color w:val="000000"/>
          <w:sz w:val="20"/>
          <w:szCs w:val="20"/>
        </w:rPr>
        <w:t>I’ve pinpointed some of the major peaks for FRic</w:t>
      </w:r>
    </w:p>
  </w:comment>
  <w:comment w:id="206" w:author="CHITI A. (2027062)" w:date="2023-04-03T17:47:00Z" w:initials="CA(">
    <w:p w14:paraId="546EB999" w14:textId="77777777" w:rsidR="000138E2" w:rsidRDefault="000138E2" w:rsidP="000138E2">
      <w:r>
        <w:rPr>
          <w:rStyle w:val="CommentReference"/>
        </w:rPr>
        <w:annotationRef/>
      </w:r>
      <w:r>
        <w:rPr>
          <w:color w:val="000000"/>
          <w:sz w:val="20"/>
          <w:szCs w:val="20"/>
        </w:rPr>
        <w:t>I guess this sentence captures the fact that in the global map of FRic, high values of FRic seem to extend a bit further into high temperate latitudes than SR.</w:t>
      </w:r>
    </w:p>
  </w:comment>
  <w:comment w:id="225" w:author="CHITI A. (2027062)" w:date="2023-04-12T19:01:00Z" w:initials="CA(">
    <w:p w14:paraId="36D2F35B" w14:textId="77777777" w:rsidR="000138E2" w:rsidRDefault="000138E2" w:rsidP="000138E2">
      <w:r>
        <w:rPr>
          <w:rStyle w:val="CommentReference"/>
        </w:rPr>
        <w:annotationRef/>
      </w:r>
      <w:r>
        <w:rPr>
          <w:color w:val="000000"/>
          <w:sz w:val="20"/>
          <w:szCs w:val="20"/>
        </w:rPr>
        <w:t>As John suggested, I’m considering the idea of moving the residuals map into the main text. I’m keeping it in the supplementary material for now.</w:t>
      </w:r>
    </w:p>
  </w:comment>
  <w:comment w:id="226" w:author="Catalina Pimiento Hernandez" w:date="2023-04-24T17:58:00Z" w:initials="CPH">
    <w:p w14:paraId="26FCD2EF" w14:textId="5BF49877" w:rsidR="00A65705" w:rsidRDefault="00A65705">
      <w:pPr>
        <w:pStyle w:val="CommentText"/>
      </w:pPr>
      <w:r>
        <w:rPr>
          <w:rStyle w:val="CommentReference"/>
        </w:rPr>
        <w:annotationRef/>
      </w:r>
      <w:r>
        <w:t>Yes we need to do that. Plot C is not main-text worthy as it is.</w:t>
      </w:r>
    </w:p>
  </w:comment>
  <w:comment w:id="228" w:author="CHITI A. (2027062)" w:date="2023-04-12T19:03:00Z" w:initials="CA(">
    <w:p w14:paraId="55CEBC8E" w14:textId="77777777" w:rsidR="000138E2" w:rsidRDefault="000138E2" w:rsidP="000138E2">
      <w:r>
        <w:rPr>
          <w:rStyle w:val="CommentReference"/>
        </w:rPr>
        <w:annotationRef/>
      </w:r>
      <w:r>
        <w:rPr>
          <w:color w:val="000000"/>
          <w:sz w:val="20"/>
          <w:szCs w:val="20"/>
        </w:rPr>
        <w:t xml:space="preserve">John’s comment: </w:t>
      </w:r>
    </w:p>
    <w:p w14:paraId="77246CE6" w14:textId="77777777" w:rsidR="000138E2" w:rsidRDefault="000138E2" w:rsidP="000138E2">
      <w:r>
        <w:rPr>
          <w:sz w:val="20"/>
          <w:szCs w:val="20"/>
        </w:rPr>
        <w:t xml:space="preserve">How do we interpret these values? Can we explain what they mean? Is it the mean distance? Is that standardised or relative to anything? Max = 1, right? Min =0? What would a value of 1 mean, and a value of 0? What does a value of 0.6 around much of the tropics, mean? </w:t>
      </w:r>
    </w:p>
  </w:comment>
  <w:comment w:id="229" w:author="CHITI A. (2027062)" w:date="2023-04-12T19:05:00Z" w:initials="CA(">
    <w:p w14:paraId="4B72A12D" w14:textId="77777777" w:rsidR="000138E2" w:rsidRDefault="000138E2" w:rsidP="000138E2">
      <w:r>
        <w:rPr>
          <w:rStyle w:val="CommentReference"/>
        </w:rPr>
        <w:annotationRef/>
      </w:r>
      <w:r>
        <w:rPr>
          <w:sz w:val="20"/>
          <w:szCs w:val="20"/>
        </w:rPr>
        <w:t>I still struggle to interpret this metric in absolute terms. Once it’s more clear to me, It may be helpful to have a diagram or another graphical aid to explain this in the methods.</w:t>
      </w:r>
    </w:p>
  </w:comment>
  <w:comment w:id="230" w:author="Catalina Pimiento Hernandez" w:date="2023-04-24T18:18:00Z" w:initials="CPH">
    <w:p w14:paraId="5B0BCA22" w14:textId="1834A011" w:rsidR="006540C4" w:rsidRPr="009404F4" w:rsidRDefault="006540C4">
      <w:pPr>
        <w:pStyle w:val="CommentText"/>
      </w:pPr>
      <w:r>
        <w:rPr>
          <w:rStyle w:val="CommentReference"/>
        </w:rPr>
        <w:annotationRef/>
      </w:r>
      <w:r w:rsidR="008E06C6">
        <w:rPr>
          <w:rStyle w:val="CommentReference"/>
        </w:rPr>
        <w:t xml:space="preserve">If this was measured based on distance from neighbours then it </w:t>
      </w:r>
      <w:r w:rsidR="00BF0E36">
        <w:rPr>
          <w:rStyle w:val="CommentReference"/>
        </w:rPr>
        <w:t>doesn’t necessarily go</w:t>
      </w:r>
      <w:r w:rsidR="008E06C6">
        <w:rPr>
          <w:rStyle w:val="CommentReference"/>
        </w:rPr>
        <w:t xml:space="preserve"> from </w:t>
      </w:r>
      <w:r w:rsidR="009404F4">
        <w:rPr>
          <w:rStyle w:val="CommentReference"/>
        </w:rPr>
        <w:t xml:space="preserve">0 to 1, </w:t>
      </w:r>
      <w:r w:rsidR="00BF0E36">
        <w:rPr>
          <w:rStyle w:val="CommentReference"/>
        </w:rPr>
        <w:t>as it is based on the distance within the space. In my experience those number are usually very small, like from 0.01 to 0.2. But here they are larger so maybe we used another metric or is it standardised? In any case, we should be able to provide with a short definition for every single metric and include it in the results and of course, the methods. A graph is a good idea but definitely need to explain in it here.  Arianna, check the sharks paper I shared with you (can send you a more up to date version) or our Sci Adv paper for examples on how to define the different metrics. Moulliout’s paper in TREE should be helpful, too.</w:t>
      </w:r>
    </w:p>
  </w:comment>
  <w:comment w:id="233" w:author="John Griffin" w:date="2023-05-03T12:19:00Z" w:initials="JG">
    <w:p w14:paraId="4DFE04B8" w14:textId="77777777" w:rsidR="00434C07" w:rsidRDefault="00434C07" w:rsidP="001A5C88">
      <w:pPr>
        <w:pStyle w:val="CommentText"/>
      </w:pPr>
      <w:r>
        <w:rPr>
          <w:rStyle w:val="CommentReference"/>
        </w:rPr>
        <w:annotationRef/>
      </w:r>
      <w:r>
        <w:t>Good, and true, but it does not seem like there is a close relationship between richness and redundancy overall; I mean, the coastal areas with the highest richness do not all have very high redundancy. This is something worth explaining/emphasising at some poitn.</w:t>
      </w:r>
    </w:p>
  </w:comment>
  <w:comment w:id="243" w:author="Catalina Pimiento Hernandez" w:date="2023-04-24T18:04:00Z" w:initials="CPH">
    <w:p w14:paraId="2545B1EF" w14:textId="2B69BA7C" w:rsidR="006540C4" w:rsidRDefault="006540C4">
      <w:pPr>
        <w:pStyle w:val="CommentText"/>
      </w:pPr>
      <w:r>
        <w:rPr>
          <w:rStyle w:val="CommentReference"/>
        </w:rPr>
        <w:annotationRef/>
      </w:r>
      <w:r>
        <w:t>Provide some examples of locations.</w:t>
      </w:r>
    </w:p>
  </w:comment>
  <w:comment w:id="252" w:author="Catalina Pimiento" w:date="2023-04-25T15:39:00Z" w:initials="CP">
    <w:p w14:paraId="61D0A07A" w14:textId="77777777" w:rsidR="0078341B" w:rsidRDefault="0078341B" w:rsidP="00C71DC5">
      <w:r>
        <w:rPr>
          <w:rStyle w:val="CommentReference"/>
        </w:rPr>
        <w:annotationRef/>
      </w:r>
      <w:r>
        <w:rPr>
          <w:color w:val="000000"/>
          <w:sz w:val="20"/>
          <w:szCs w:val="20"/>
        </w:rPr>
        <w:t>Could not really follow this section as failed to see patterns in the maps</w:t>
      </w:r>
    </w:p>
  </w:comment>
  <w:comment w:id="256" w:author="Catalina Pimiento Hernandez" w:date="2023-04-24T19:01:00Z" w:initials="CPH">
    <w:p w14:paraId="6A58C065" w14:textId="322B9184" w:rsidR="00BF0E36" w:rsidRDefault="00BF0E36">
      <w:pPr>
        <w:pStyle w:val="CommentText"/>
      </w:pPr>
      <w:r>
        <w:rPr>
          <w:rStyle w:val="CommentReference"/>
        </w:rPr>
        <w:annotationRef/>
      </w:r>
      <w:r>
        <w:t>What’s the rationale behind this?</w:t>
      </w:r>
    </w:p>
  </w:comment>
  <w:comment w:id="257" w:author="Catalina Pimiento" w:date="2023-04-25T15:31:00Z" w:initials="CP">
    <w:p w14:paraId="7904424D" w14:textId="77777777" w:rsidR="009A6E70" w:rsidRDefault="009A6E70" w:rsidP="005337AA">
      <w:r>
        <w:rPr>
          <w:rStyle w:val="CommentReference"/>
        </w:rPr>
        <w:annotationRef/>
      </w:r>
      <w:r>
        <w:rPr>
          <w:color w:val="000000"/>
          <w:sz w:val="20"/>
          <w:szCs w:val="20"/>
        </w:rPr>
        <w:t xml:space="preserve">Also, figure 1D only makes reference to hotspots but not coldspots so it is confusing. </w:t>
      </w:r>
    </w:p>
  </w:comment>
  <w:comment w:id="262" w:author="John Griffin" w:date="2023-05-03T12:32:00Z" w:initials="JG">
    <w:p w14:paraId="1D5B715E" w14:textId="77777777" w:rsidR="00E3109B" w:rsidRDefault="00E3109B" w:rsidP="00400D13">
      <w:pPr>
        <w:pStyle w:val="CommentText"/>
      </w:pPr>
      <w:r>
        <w:rPr>
          <w:rStyle w:val="CommentReference"/>
        </w:rPr>
        <w:annotationRef/>
      </w:r>
      <w:r>
        <w:t>I think we would expect this. However, it's not inevitable, because a few species could theoretically be massively spaced out in functional space, giving a hostpot for redudnancy and functional richness. A hotspot for all three is hard to imagine.</w:t>
      </w:r>
    </w:p>
  </w:comment>
  <w:comment w:id="258" w:author="Catalina Pimiento Hernandez" w:date="2023-04-24T19:02:00Z" w:initials="CPH">
    <w:p w14:paraId="4DECAF48" w14:textId="2C99810B" w:rsidR="00BF0E36" w:rsidRDefault="00BF0E36">
      <w:pPr>
        <w:pStyle w:val="CommentText"/>
      </w:pPr>
      <w:r>
        <w:rPr>
          <w:rStyle w:val="CommentReference"/>
        </w:rPr>
        <w:annotationRef/>
      </w:r>
      <w:r>
        <w:t>Very hard to understand the purpose of this or what does it mean as posed.</w:t>
      </w:r>
    </w:p>
  </w:comment>
  <w:comment w:id="268" w:author="Catalina Pimiento Hernandez" w:date="2023-04-24T19:03:00Z" w:initials="CPH">
    <w:p w14:paraId="4EFE0C6C" w14:textId="12774BD5" w:rsidR="00BF0E36" w:rsidRDefault="00BF0E36">
      <w:pPr>
        <w:pStyle w:val="CommentText"/>
      </w:pPr>
      <w:r>
        <w:rPr>
          <w:rStyle w:val="CommentReference"/>
        </w:rPr>
        <w:annotationRef/>
      </w:r>
      <w:r>
        <w:t>Confused on how the provinces analyses were made (also hard to get head around it without the methods) because from above I though these were determined based on FUSE values.</w:t>
      </w:r>
    </w:p>
  </w:comment>
  <w:comment w:id="265" w:author="Catalina Pimiento" w:date="2023-04-25T15:18:00Z" w:initials="CP">
    <w:p w14:paraId="281514FE" w14:textId="77777777" w:rsidR="009A6E70" w:rsidRDefault="00160165" w:rsidP="00132551">
      <w:r>
        <w:rPr>
          <w:rStyle w:val="CommentReference"/>
        </w:rPr>
        <w:annotationRef/>
      </w:r>
      <w:r w:rsidR="009A6E70">
        <w:rPr>
          <w:sz w:val="20"/>
          <w:szCs w:val="20"/>
        </w:rPr>
        <w:t>What figure is this? I ask because I don’t really see correspondence between the text and figure 1D</w:t>
      </w:r>
    </w:p>
  </w:comment>
  <w:comment w:id="283" w:author="Catalina Pimiento" w:date="2023-04-25T15:33:00Z" w:initials="CP">
    <w:p w14:paraId="507BED5F" w14:textId="77777777" w:rsidR="009A6E70" w:rsidRDefault="009A6E70" w:rsidP="00B11622">
      <w:r>
        <w:rPr>
          <w:rStyle w:val="CommentReference"/>
        </w:rPr>
        <w:annotationRef/>
      </w:r>
      <w:r>
        <w:rPr>
          <w:color w:val="000000"/>
          <w:sz w:val="20"/>
          <w:szCs w:val="20"/>
        </w:rPr>
        <w:t>Don’t see this in fig 1D</w:t>
      </w:r>
    </w:p>
  </w:comment>
  <w:comment w:id="289" w:author="Catalina Pimiento" w:date="2023-04-25T15:16:00Z" w:initials="CP">
    <w:p w14:paraId="330B07F3" w14:textId="3C92618C" w:rsidR="00160165" w:rsidRDefault="00160165" w:rsidP="00153961">
      <w:r>
        <w:rPr>
          <w:rStyle w:val="CommentReference"/>
        </w:rPr>
        <w:annotationRef/>
      </w:r>
      <w:r>
        <w:rPr>
          <w:color w:val="000000"/>
          <w:sz w:val="20"/>
          <w:szCs w:val="20"/>
        </w:rPr>
        <w:t>These are in the Caribbean therefore redundant?</w:t>
      </w:r>
    </w:p>
  </w:comment>
  <w:comment w:id="294" w:author="Catalina Pimiento" w:date="2023-04-25T15:17:00Z" w:initials="CP">
    <w:p w14:paraId="4F12EC8D" w14:textId="77777777" w:rsidR="0078341B" w:rsidRDefault="00160165" w:rsidP="004D6429">
      <w:r>
        <w:rPr>
          <w:rStyle w:val="CommentReference"/>
        </w:rPr>
        <w:annotationRef/>
      </w:r>
      <w:r w:rsidR="0078341B">
        <w:rPr>
          <w:color w:val="000000"/>
          <w:sz w:val="20"/>
          <w:szCs w:val="20"/>
        </w:rPr>
        <w:t>Don’t see that in Fig 1D. You mean the Atlantic coast of the Iberian peninsula?</w:t>
      </w:r>
    </w:p>
  </w:comment>
  <w:comment w:id="295" w:author="Catalina Pimiento" w:date="2023-04-25T15:37:00Z" w:initials="CP">
    <w:p w14:paraId="34AE2274" w14:textId="77777777" w:rsidR="0078341B" w:rsidRDefault="0078341B" w:rsidP="0059275B">
      <w:r>
        <w:rPr>
          <w:rStyle w:val="CommentReference"/>
        </w:rPr>
        <w:annotationRef/>
      </w:r>
      <w:r>
        <w:rPr>
          <w:color w:val="000000"/>
          <w:sz w:val="20"/>
          <w:szCs w:val="20"/>
        </w:rPr>
        <w:t>Also don’t see this in the figures presented</w:t>
      </w:r>
    </w:p>
  </w:comment>
  <w:comment w:id="266" w:author="CHITI A. (2027062)" w:date="2023-04-12T19:24:00Z" w:initials="CA(">
    <w:p w14:paraId="079E0B4D" w14:textId="333CA3E2" w:rsidR="000138E2" w:rsidRDefault="000138E2" w:rsidP="000138E2">
      <w:r>
        <w:rPr>
          <w:rStyle w:val="CommentReference"/>
        </w:rPr>
        <w:annotationRef/>
      </w:r>
      <w:r>
        <w:rPr>
          <w:color w:val="000000"/>
          <w:sz w:val="20"/>
          <w:szCs w:val="20"/>
        </w:rPr>
        <w:t>Catalina’s comment:</w:t>
      </w:r>
    </w:p>
    <w:p w14:paraId="5524352E" w14:textId="77777777" w:rsidR="000138E2" w:rsidRDefault="000138E2" w:rsidP="000138E2">
      <w:r>
        <w:rPr>
          <w:sz w:val="20"/>
          <w:szCs w:val="20"/>
        </w:rPr>
        <w:t>Explain what are the countries/regions for exclusive values of the 3 variables.</w:t>
      </w:r>
    </w:p>
    <w:p w14:paraId="691905FE" w14:textId="77777777" w:rsidR="000138E2" w:rsidRDefault="000138E2" w:rsidP="000138E2"/>
  </w:comment>
  <w:comment w:id="267" w:author="CHITI A. (2027062)" w:date="2023-04-12T19:27:00Z" w:initials="CA(">
    <w:p w14:paraId="0007CAC7" w14:textId="77777777" w:rsidR="000138E2" w:rsidRDefault="000138E2" w:rsidP="000138E2">
      <w:r>
        <w:rPr>
          <w:rStyle w:val="CommentReference"/>
        </w:rPr>
        <w:annotationRef/>
      </w:r>
      <w:r>
        <w:rPr>
          <w:color w:val="000000"/>
          <w:sz w:val="20"/>
          <w:szCs w:val="20"/>
        </w:rPr>
        <w:t>Given how sparse both the overlapping and exclusive hotspots of these metrics are, I don’t think that listing all the countries where these are found make the narrative flows very well. Using the names of the marine provinces would be even more confusing, since there are so many of them (sometime more than two along the coast of a single country). Please let me know if this reads ok to you.</w:t>
      </w:r>
    </w:p>
  </w:comment>
  <w:comment w:id="304" w:author="Catalina Pimiento" w:date="2023-04-25T15:40:00Z" w:initials="CP">
    <w:p w14:paraId="7FA1CE9D" w14:textId="77777777" w:rsidR="0078341B" w:rsidRDefault="0078341B" w:rsidP="00F67245">
      <w:r>
        <w:rPr>
          <w:rStyle w:val="CommentReference"/>
        </w:rPr>
        <w:annotationRef/>
      </w:r>
      <w:r>
        <w:rPr>
          <w:color w:val="000000"/>
          <w:sz w:val="20"/>
          <w:szCs w:val="20"/>
        </w:rPr>
        <w:t>Suggest to make it a 2 column graph.</w:t>
      </w:r>
    </w:p>
  </w:comment>
  <w:comment w:id="305" w:author="John Griffin" w:date="2023-05-04T15:15:00Z" w:initials="JG">
    <w:p w14:paraId="6B26A187" w14:textId="77777777" w:rsidR="003B0EC6" w:rsidRDefault="003B0EC6" w:rsidP="00693EBB">
      <w:pPr>
        <w:pStyle w:val="CommentText"/>
      </w:pPr>
      <w:r>
        <w:rPr>
          <w:rStyle w:val="CommentReference"/>
        </w:rPr>
        <w:annotationRef/>
      </w:r>
      <w:r>
        <w:t xml:space="preserve">Is overlap of all three or just functional richness and species richness? </w:t>
      </w:r>
    </w:p>
  </w:comment>
  <w:comment w:id="306" w:author="John Griffin" w:date="2023-05-04T15:18:00Z" w:initials="JG">
    <w:p w14:paraId="11A8ACDB" w14:textId="77777777" w:rsidR="00800A65" w:rsidRDefault="00800A65" w:rsidP="00F90487">
      <w:pPr>
        <w:pStyle w:val="CommentText"/>
      </w:pPr>
      <w:r>
        <w:rPr>
          <w:rStyle w:val="CommentReference"/>
        </w:rPr>
        <w:annotationRef/>
      </w:r>
      <w:r>
        <w:t xml:space="preserve">Functional redundancy coldspots in the supplementary Jaccard figure are not that evident on this panel - any way we can make it more prominent? </w:t>
      </w:r>
    </w:p>
  </w:comment>
  <w:comment w:id="308" w:author="Catalina Pimiento" w:date="2023-04-25T15:41:00Z" w:initials="CP">
    <w:p w14:paraId="383AD571" w14:textId="0CC523A8" w:rsidR="0078341B" w:rsidRDefault="0078341B" w:rsidP="003B3E5E">
      <w:r>
        <w:rPr>
          <w:rStyle w:val="CommentReference"/>
        </w:rPr>
        <w:annotationRef/>
      </w:r>
      <w:r>
        <w:rPr>
          <w:color w:val="000000"/>
          <w:sz w:val="20"/>
          <w:szCs w:val="20"/>
        </w:rPr>
        <w:t>This should be presented as a result</w:t>
      </w:r>
    </w:p>
  </w:comment>
  <w:comment w:id="307" w:author="Catalina Pimiento" w:date="2023-04-25T15:41:00Z" w:initials="CP">
    <w:p w14:paraId="49638B66" w14:textId="77777777" w:rsidR="0081251C" w:rsidRDefault="0078341B" w:rsidP="00AB1481">
      <w:r>
        <w:rPr>
          <w:rStyle w:val="CommentReference"/>
        </w:rPr>
        <w:annotationRef/>
      </w:r>
      <w:r w:rsidR="0081251C">
        <w:rPr>
          <w:sz w:val="20"/>
          <w:szCs w:val="20"/>
        </w:rPr>
        <w:t>This is vague. Please describe the results with more detail. The figure is not really used here.</w:t>
      </w:r>
    </w:p>
  </w:comment>
  <w:comment w:id="309" w:author="CHITI A. (2027062)" w:date="2023-04-12T19:56:00Z" w:initials="CA(">
    <w:p w14:paraId="07C4944F" w14:textId="0C44B757" w:rsidR="00074EB6" w:rsidRDefault="00074EB6" w:rsidP="001C0CBF">
      <w:r>
        <w:rPr>
          <w:rStyle w:val="CommentReference"/>
        </w:rPr>
        <w:annotationRef/>
      </w:r>
      <w:r>
        <w:rPr>
          <w:sz w:val="20"/>
          <w:szCs w:val="20"/>
        </w:rPr>
        <w:t>I’ve re-done this analysis considering the top 10 instead of top 5 FUSE species per province. Not much has changed, apart from where these species sit in the global FUSE rank.</w:t>
      </w:r>
    </w:p>
  </w:comment>
  <w:comment w:id="310" w:author="CHITI A. (2027062)" w:date="2023-04-12T19:29:00Z" w:initials="CA(">
    <w:p w14:paraId="45FADE2E" w14:textId="60FD3293" w:rsidR="000138E2" w:rsidRDefault="000138E2" w:rsidP="000138E2">
      <w:r>
        <w:rPr>
          <w:rStyle w:val="CommentReference"/>
        </w:rPr>
        <w:annotationRef/>
      </w:r>
      <w:r>
        <w:rPr>
          <w:color w:val="000000"/>
          <w:sz w:val="20"/>
          <w:szCs w:val="20"/>
        </w:rPr>
        <w:t>I’ve added a list of the top 10 FUSE species per province in the supplementary material.</w:t>
      </w:r>
    </w:p>
  </w:comment>
  <w:comment w:id="311" w:author="CHITI A. (2027062)" w:date="2023-04-12T19:34:00Z" w:initials="CA(">
    <w:p w14:paraId="442A52CB" w14:textId="77777777" w:rsidR="000138E2" w:rsidRDefault="000138E2" w:rsidP="000138E2">
      <w:r>
        <w:rPr>
          <w:rStyle w:val="CommentReference"/>
        </w:rPr>
        <w:annotationRef/>
      </w:r>
      <w:r>
        <w:rPr>
          <w:color w:val="000000"/>
          <w:sz w:val="20"/>
          <w:szCs w:val="20"/>
        </w:rPr>
        <w:t xml:space="preserve">I’ve added a bar plot indicating the frequency with which each species of the top 10 FUSE species list appears across all provinces. Let me know if you think this is helpful or not. </w:t>
      </w:r>
    </w:p>
  </w:comment>
  <w:comment w:id="312" w:author="CHITI A. (2027062)" w:date="2023-04-12T19:32:00Z" w:initials="CA(">
    <w:p w14:paraId="26B7132F" w14:textId="77777777" w:rsidR="000138E2" w:rsidRDefault="000138E2" w:rsidP="000138E2">
      <w:r>
        <w:rPr>
          <w:rStyle w:val="CommentReference"/>
        </w:rPr>
        <w:annotationRef/>
      </w:r>
      <w:r>
        <w:rPr>
          <w:color w:val="000000"/>
          <w:sz w:val="20"/>
          <w:szCs w:val="20"/>
        </w:rPr>
        <w:t>I’ve moved the heatmaps of Jaccard dissimilarity index to the supplementary material to make the panel with functional spaces less busy.</w:t>
      </w:r>
    </w:p>
  </w:comment>
  <w:comment w:id="313" w:author="Catalina Pimiento" w:date="2023-04-25T15:45:00Z" w:initials="CP">
    <w:p w14:paraId="1C268FAF" w14:textId="77777777" w:rsidR="0078341B" w:rsidRDefault="0078341B" w:rsidP="006E30AC">
      <w:r>
        <w:rPr>
          <w:rStyle w:val="CommentReference"/>
        </w:rPr>
        <w:annotationRef/>
      </w:r>
      <w:r>
        <w:rPr>
          <w:color w:val="000000"/>
          <w:sz w:val="20"/>
          <w:szCs w:val="20"/>
        </w:rPr>
        <w:t>Good, but you are referring to fig S3 after S4 so order needs to be changed.</w:t>
      </w:r>
    </w:p>
  </w:comment>
  <w:comment w:id="314" w:author="Catalina Pimiento" w:date="2023-04-25T15:46:00Z" w:initials="CP">
    <w:p w14:paraId="4BA64C73" w14:textId="77777777" w:rsidR="0081251C" w:rsidRDefault="0081251C" w:rsidP="009B6878">
      <w:r>
        <w:rPr>
          <w:rStyle w:val="CommentReference"/>
        </w:rPr>
        <w:annotationRef/>
      </w:r>
      <w:r>
        <w:rPr>
          <w:color w:val="000000"/>
          <w:sz w:val="20"/>
          <w:szCs w:val="20"/>
        </w:rPr>
        <w:t>Also, fig S3 is not really described or discussed here.</w:t>
      </w:r>
    </w:p>
  </w:comment>
  <w:comment w:id="344" w:author="Catalina Pimiento" w:date="2023-04-25T15:38:00Z" w:initials="CP">
    <w:p w14:paraId="32BA8883" w14:textId="7AE08E2E" w:rsidR="0078341B" w:rsidRDefault="0078341B" w:rsidP="00AC6787">
      <w:r>
        <w:rPr>
          <w:rStyle w:val="CommentReference"/>
        </w:rPr>
        <w:annotationRef/>
      </w:r>
      <w:r>
        <w:rPr>
          <w:color w:val="000000"/>
          <w:sz w:val="20"/>
          <w:szCs w:val="20"/>
        </w:rPr>
        <w:t>The map is fig 2A and the spaces 2B, need to describe both. As presented, 2A has no description.</w:t>
      </w:r>
    </w:p>
  </w:comment>
  <w:comment w:id="345" w:author="Catalina Pimiento" w:date="2023-04-25T15:42:00Z" w:initials="CP">
    <w:p w14:paraId="5BFB5500" w14:textId="77777777" w:rsidR="0078341B" w:rsidRDefault="0078341B" w:rsidP="00E74CC9">
      <w:r>
        <w:rPr>
          <w:rStyle w:val="CommentReference"/>
        </w:rPr>
        <w:annotationRef/>
      </w:r>
      <w:r>
        <w:rPr>
          <w:color w:val="000000"/>
          <w:sz w:val="20"/>
          <w:szCs w:val="20"/>
        </w:rPr>
        <w:t>Important info missing is the identity of the provinces.</w:t>
      </w:r>
    </w:p>
  </w:comment>
  <w:comment w:id="346" w:author="John Griffin" w:date="2023-05-03T12:45:00Z" w:initials="JG">
    <w:p w14:paraId="39545334" w14:textId="77777777" w:rsidR="0038721F" w:rsidRDefault="0038721F" w:rsidP="00F80C0F">
      <w:pPr>
        <w:pStyle w:val="CommentText"/>
      </w:pPr>
      <w:r>
        <w:rPr>
          <w:rStyle w:val="CommentReference"/>
        </w:rPr>
        <w:annotationRef/>
      </w:r>
      <w:r>
        <w:t xml:space="preserve">Species names/labels are hard to read. Maybe code (number or letter) on the panels and write species names in the legend? </w:t>
      </w:r>
    </w:p>
  </w:comment>
  <w:comment w:id="347" w:author="John Griffin" w:date="2023-05-04T15:35:00Z" w:initials="JG">
    <w:p w14:paraId="3174D14D" w14:textId="77777777" w:rsidR="009F5B6F" w:rsidRDefault="009F5B6F" w:rsidP="007B0292">
      <w:pPr>
        <w:pStyle w:val="CommentText"/>
      </w:pPr>
      <w:r>
        <w:rPr>
          <w:rStyle w:val="CommentReference"/>
        </w:rPr>
        <w:annotationRef/>
      </w:r>
      <w:r>
        <w:t>As FUSE uses IUCN status, it would be better to have the points coloured by IUCN status than taxonomic group IMO</w:t>
      </w:r>
    </w:p>
  </w:comment>
  <w:comment w:id="350" w:author="John Griffin" w:date="2023-05-04T15:39:00Z" w:initials="JG">
    <w:p w14:paraId="291E9617" w14:textId="77777777" w:rsidR="006B16A9" w:rsidRDefault="006B16A9" w:rsidP="00BB43A7">
      <w:pPr>
        <w:pStyle w:val="CommentText"/>
      </w:pPr>
      <w:r>
        <w:rPr>
          <w:rStyle w:val="CommentReference"/>
        </w:rPr>
        <w:annotationRef/>
      </w:r>
      <w:r>
        <w:t xml:space="preserve">Can we attempt to explain the small coldspots in the tropics? Why just a small area off sulawesi? Is this the range of a particular species?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E2C0AD" w15:done="0"/>
  <w15:commentEx w15:paraId="73CD0E3D" w15:paraIdParent="0EE2C0AD" w15:done="0"/>
  <w15:commentEx w15:paraId="622A03E3" w15:done="0"/>
  <w15:commentEx w15:paraId="3EE3EACB" w15:done="1"/>
  <w15:commentEx w15:paraId="48B35140" w15:paraIdParent="3EE3EACB" w15:done="1"/>
  <w15:commentEx w15:paraId="2AB1CCCF" w15:done="0"/>
  <w15:commentEx w15:paraId="03B13BB1" w15:done="1"/>
  <w15:commentEx w15:paraId="0D6319CE" w15:paraIdParent="03B13BB1" w15:done="1"/>
  <w15:commentEx w15:paraId="5B42D5FA" w15:done="0"/>
  <w15:commentEx w15:paraId="6400A2DE" w15:done="0"/>
  <w15:commentEx w15:paraId="02BB7DC1" w15:done="0"/>
  <w15:commentEx w15:paraId="124D90E8" w15:done="0"/>
  <w15:commentEx w15:paraId="66F2270B" w15:done="0"/>
  <w15:commentEx w15:paraId="397C0842" w15:done="0"/>
  <w15:commentEx w15:paraId="1497B45E" w15:done="0"/>
  <w15:commentEx w15:paraId="5EE7AB7B" w15:done="0"/>
  <w15:commentEx w15:paraId="47B11574" w15:done="0"/>
  <w15:commentEx w15:paraId="2DB91373" w15:done="1"/>
  <w15:commentEx w15:paraId="302BDB46" w15:done="0"/>
  <w15:commentEx w15:paraId="1D87E49F" w15:paraIdParent="302BDB46" w15:done="0"/>
  <w15:commentEx w15:paraId="6BF28835" w15:done="0"/>
  <w15:commentEx w15:paraId="4A71E60C" w15:paraIdParent="6BF28835" w15:done="0"/>
  <w15:commentEx w15:paraId="2C6ED951" w15:done="0"/>
  <w15:commentEx w15:paraId="52605376" w15:done="1"/>
  <w15:commentEx w15:paraId="546EB999" w15:done="1"/>
  <w15:commentEx w15:paraId="36D2F35B" w15:done="0"/>
  <w15:commentEx w15:paraId="26FCD2EF" w15:paraIdParent="36D2F35B" w15:done="0"/>
  <w15:commentEx w15:paraId="77246CE6" w15:done="0"/>
  <w15:commentEx w15:paraId="4B72A12D" w15:paraIdParent="77246CE6" w15:done="0"/>
  <w15:commentEx w15:paraId="5B0BCA22" w15:paraIdParent="77246CE6" w15:done="0"/>
  <w15:commentEx w15:paraId="4DFE04B8" w15:done="0"/>
  <w15:commentEx w15:paraId="2545B1EF" w15:done="0"/>
  <w15:commentEx w15:paraId="61D0A07A" w15:done="0"/>
  <w15:commentEx w15:paraId="6A58C065" w15:done="0"/>
  <w15:commentEx w15:paraId="7904424D" w15:paraIdParent="6A58C065" w15:done="0"/>
  <w15:commentEx w15:paraId="1D5B715E" w15:done="0"/>
  <w15:commentEx w15:paraId="4DECAF48" w15:done="0"/>
  <w15:commentEx w15:paraId="4EFE0C6C" w15:done="0"/>
  <w15:commentEx w15:paraId="281514FE" w15:done="0"/>
  <w15:commentEx w15:paraId="507BED5F" w15:done="0"/>
  <w15:commentEx w15:paraId="330B07F3" w15:done="0"/>
  <w15:commentEx w15:paraId="4F12EC8D" w15:done="0"/>
  <w15:commentEx w15:paraId="34AE2274" w15:done="0"/>
  <w15:commentEx w15:paraId="691905FE" w15:done="1"/>
  <w15:commentEx w15:paraId="0007CAC7" w15:paraIdParent="691905FE" w15:done="1"/>
  <w15:commentEx w15:paraId="7FA1CE9D" w15:done="0"/>
  <w15:commentEx w15:paraId="6B26A187" w15:done="0"/>
  <w15:commentEx w15:paraId="11A8ACDB" w15:done="0"/>
  <w15:commentEx w15:paraId="383AD571" w15:done="0"/>
  <w15:commentEx w15:paraId="49638B66" w15:done="0"/>
  <w15:commentEx w15:paraId="07C4944F" w15:done="1"/>
  <w15:commentEx w15:paraId="45FADE2E" w15:done="1"/>
  <w15:commentEx w15:paraId="442A52CB" w15:done="1"/>
  <w15:commentEx w15:paraId="26B7132F" w15:done="0"/>
  <w15:commentEx w15:paraId="1C268FAF" w15:paraIdParent="26B7132F" w15:done="0"/>
  <w15:commentEx w15:paraId="4BA64C73" w15:paraIdParent="26B7132F" w15:done="0"/>
  <w15:commentEx w15:paraId="32BA8883" w15:done="0"/>
  <w15:commentEx w15:paraId="5BFB5500" w15:paraIdParent="32BA8883" w15:done="0"/>
  <w15:commentEx w15:paraId="39545334" w15:done="0"/>
  <w15:commentEx w15:paraId="3174D14D" w15:done="0"/>
  <w15:commentEx w15:paraId="291E96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87DB" w16cex:dateUtc="2023-04-12T18:41:00Z"/>
  <w16cex:commentExtensible w16cex:durableId="27F0F086" w16cex:dateUtc="2023-04-24T11:11:00Z"/>
  <w16cex:commentExtensible w16cex:durableId="27F15060" w16cex:dateUtc="2023-04-24T18:00:00Z"/>
  <w16cex:commentExtensible w16cex:durableId="27E0F833" w16cex:dateUtc="2023-04-12T08:28:00Z"/>
  <w16cex:commentExtensible w16cex:durableId="27E17A49" w16cex:dateUtc="2023-04-12T17:43:00Z"/>
  <w16cex:commentExtensible w16cex:durableId="27FCDCF6" w16cex:dateUtc="2023-05-03T12:15:00Z"/>
  <w16cex:commentExtensible w16cex:durableId="27E0F9C5" w16cex:dateUtc="2023-04-12T08:35:00Z"/>
  <w16cex:commentExtensible w16cex:durableId="27E17D5F" w16cex:dateUtc="2023-04-12T17:56:00Z"/>
  <w16cex:commentExtensible w16cex:durableId="27F0F066" w16cex:dateUtc="2023-04-24T11:11:00Z"/>
  <w16cex:commentExtensible w16cex:durableId="27F13B41" w16cex:dateUtc="2023-04-24T16:30:00Z"/>
  <w16cex:commentExtensible w16cex:durableId="27F13B91" w16cex:dateUtc="2023-04-24T16:32:00Z"/>
  <w16cex:commentExtensible w16cex:durableId="27F13C09" w16cex:dateUtc="2023-04-24T16:34:00Z"/>
  <w16cex:commentExtensible w16cex:durableId="27FE4A65" w16cex:dateUtc="2023-05-04T14:14:00Z"/>
  <w16cex:commentExtensible w16cex:durableId="27FCD123" w16cex:dateUtc="2023-05-03T11:25:00Z"/>
  <w16cex:commentExtensible w16cex:durableId="27F26E4F" w16cex:dateUtc="2023-04-25T14:20:00Z"/>
  <w16cex:commentExtensible w16cex:durableId="27FCCAFC" w16cex:dateUtc="2023-05-03T10:58:00Z"/>
  <w16cex:commentExtensible w16cex:durableId="27FCCB09" w16cex:dateUtc="2023-05-03T10:59:00Z"/>
  <w16cex:commentExtensible w16cex:durableId="27FCCE41" w16cex:dateUtc="2023-04-03T16:47:00Z"/>
  <w16cex:commentExtensible w16cex:durableId="27FCCE40" w16cex:dateUtc="2023-04-12T18:01:00Z"/>
  <w16cex:commentExtensible w16cex:durableId="27FCCE3F" w16cex:dateUtc="2023-04-24T16:58:00Z"/>
  <w16cex:commentExtensible w16cex:durableId="27D58E6C" w16cex:dateUtc="2023-04-03T16:42:00Z"/>
  <w16cex:commentExtensible w16cex:durableId="27F13C89" w16cex:dateUtc="2023-04-24T16:36:00Z"/>
  <w16cex:commentExtensible w16cex:durableId="27F26E9F" w16cex:dateUtc="2023-04-25T14:22:00Z"/>
  <w16cex:commentExtensible w16cex:durableId="27E17E28" w16cex:dateUtc="2023-04-12T17:59:00Z"/>
  <w16cex:commentExtensible w16cex:durableId="27D58FBF" w16cex:dateUtc="2023-04-03T16:47:00Z"/>
  <w16cex:commentExtensible w16cex:durableId="27E17E86" w16cex:dateUtc="2023-04-12T18:01:00Z"/>
  <w16cex:commentExtensible w16cex:durableId="27F141B3" w16cex:dateUtc="2023-04-24T16:58:00Z"/>
  <w16cex:commentExtensible w16cex:durableId="27E17EFC" w16cex:dateUtc="2023-04-12T18:03:00Z"/>
  <w16cex:commentExtensible w16cex:durableId="27E17F61" w16cex:dateUtc="2023-04-12T18:05:00Z"/>
  <w16cex:commentExtensible w16cex:durableId="27F1468F" w16cex:dateUtc="2023-04-24T17:18:00Z"/>
  <w16cex:commentExtensible w16cex:durableId="27FCCFEA" w16cex:dateUtc="2023-05-03T11:19:00Z"/>
  <w16cex:commentExtensible w16cex:durableId="27F14331" w16cex:dateUtc="2023-04-24T17:04:00Z"/>
  <w16cex:commentExtensible w16cex:durableId="27F272B0" w16cex:dateUtc="2023-04-25T14:39:00Z"/>
  <w16cex:commentExtensible w16cex:durableId="27F15084" w16cex:dateUtc="2023-04-24T18:01:00Z"/>
  <w16cex:commentExtensible w16cex:durableId="27F270C8" w16cex:dateUtc="2023-04-25T14:31:00Z"/>
  <w16cex:commentExtensible w16cex:durableId="27FCD2CD" w16cex:dateUtc="2023-05-03T11:32:00Z"/>
  <w16cex:commentExtensible w16cex:durableId="27F150BA" w16cex:dateUtc="2023-04-24T18:02:00Z"/>
  <w16cex:commentExtensible w16cex:durableId="27F150FA" w16cex:dateUtc="2023-04-24T18:03:00Z"/>
  <w16cex:commentExtensible w16cex:durableId="27F26DB5" w16cex:dateUtc="2023-04-25T14:18:00Z"/>
  <w16cex:commentExtensible w16cex:durableId="27F27158" w16cex:dateUtc="2023-04-25T14:33:00Z"/>
  <w16cex:commentExtensible w16cex:durableId="27F26D5A" w16cex:dateUtc="2023-04-25T14:16:00Z"/>
  <w16cex:commentExtensible w16cex:durableId="27F26D93" w16cex:dateUtc="2023-04-25T14:17:00Z"/>
  <w16cex:commentExtensible w16cex:durableId="27F27231" w16cex:dateUtc="2023-04-25T14:37:00Z"/>
  <w16cex:commentExtensible w16cex:durableId="27E183E2" w16cex:dateUtc="2023-04-12T18:24:00Z"/>
  <w16cex:commentExtensible w16cex:durableId="27E18489" w16cex:dateUtc="2023-04-12T18:27:00Z"/>
  <w16cex:commentExtensible w16cex:durableId="27F272D0" w16cex:dateUtc="2023-04-25T14:40:00Z"/>
  <w16cex:commentExtensible w16cex:durableId="27FE4A83" w16cex:dateUtc="2023-05-04T14:15:00Z"/>
  <w16cex:commentExtensible w16cex:durableId="27FE4B34" w16cex:dateUtc="2023-05-04T14:18:00Z"/>
  <w16cex:commentExtensible w16cex:durableId="27F27311" w16cex:dateUtc="2023-04-25T14:41:00Z"/>
  <w16cex:commentExtensible w16cex:durableId="27F27347" w16cex:dateUtc="2023-04-25T14:41:00Z"/>
  <w16cex:commentExtensible w16cex:durableId="27E18B71" w16cex:dateUtc="2023-04-12T18:56:00Z"/>
  <w16cex:commentExtensible w16cex:durableId="27E1850A" w16cex:dateUtc="2023-04-12T18:29:00Z"/>
  <w16cex:commentExtensible w16cex:durableId="27E18646" w16cex:dateUtc="2023-04-12T18:34:00Z"/>
  <w16cex:commentExtensible w16cex:durableId="27E185DB" w16cex:dateUtc="2023-04-12T18:32:00Z"/>
  <w16cex:commentExtensible w16cex:durableId="27F27422" w16cex:dateUtc="2023-04-25T14:45:00Z"/>
  <w16cex:commentExtensible w16cex:durableId="27F27451" w16cex:dateUtc="2023-04-25T14:46:00Z"/>
  <w16cex:commentExtensible w16cex:durableId="27F27285" w16cex:dateUtc="2023-04-25T14:38:00Z"/>
  <w16cex:commentExtensible w16cex:durableId="27F27362" w16cex:dateUtc="2023-04-25T14:42:00Z"/>
  <w16cex:commentExtensible w16cex:durableId="27FCD5EE" w16cex:dateUtc="2023-05-03T11:45:00Z"/>
  <w16cex:commentExtensible w16cex:durableId="27FE4F24" w16cex:dateUtc="2023-05-04T14:35:00Z"/>
  <w16cex:commentExtensible w16cex:durableId="27FE5016" w16cex:dateUtc="2023-05-04T1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E2C0AD" w16cid:durableId="27E187DB"/>
  <w16cid:commentId w16cid:paraId="73CD0E3D" w16cid:durableId="27F0F086"/>
  <w16cid:commentId w16cid:paraId="622A03E3" w16cid:durableId="27F15060"/>
  <w16cid:commentId w16cid:paraId="3EE3EACB" w16cid:durableId="27E0F833"/>
  <w16cid:commentId w16cid:paraId="48B35140" w16cid:durableId="27E17A49"/>
  <w16cid:commentId w16cid:paraId="2AB1CCCF" w16cid:durableId="27FCDCF6"/>
  <w16cid:commentId w16cid:paraId="03B13BB1" w16cid:durableId="27E0F9C5"/>
  <w16cid:commentId w16cid:paraId="0D6319CE" w16cid:durableId="27E17D5F"/>
  <w16cid:commentId w16cid:paraId="5B42D5FA" w16cid:durableId="27F0F066"/>
  <w16cid:commentId w16cid:paraId="6400A2DE" w16cid:durableId="27F13B41"/>
  <w16cid:commentId w16cid:paraId="02BB7DC1" w16cid:durableId="27F13B91"/>
  <w16cid:commentId w16cid:paraId="124D90E8" w16cid:durableId="27F13C09"/>
  <w16cid:commentId w16cid:paraId="66F2270B" w16cid:durableId="27FE4A65"/>
  <w16cid:commentId w16cid:paraId="397C0842" w16cid:durableId="27FCD123"/>
  <w16cid:commentId w16cid:paraId="1497B45E" w16cid:durableId="27F26E4F"/>
  <w16cid:commentId w16cid:paraId="5EE7AB7B" w16cid:durableId="27FCCAFC"/>
  <w16cid:commentId w16cid:paraId="47B11574" w16cid:durableId="27FCCB09"/>
  <w16cid:commentId w16cid:paraId="2DB91373" w16cid:durableId="27FCCE41"/>
  <w16cid:commentId w16cid:paraId="302BDB46" w16cid:durableId="27FCCE40"/>
  <w16cid:commentId w16cid:paraId="1D87E49F" w16cid:durableId="27FCCE3F"/>
  <w16cid:commentId w16cid:paraId="6BF28835" w16cid:durableId="27D58E6C"/>
  <w16cid:commentId w16cid:paraId="4A71E60C" w16cid:durableId="27F13C89"/>
  <w16cid:commentId w16cid:paraId="2C6ED951" w16cid:durableId="27F26E9F"/>
  <w16cid:commentId w16cid:paraId="52605376" w16cid:durableId="27E17E28"/>
  <w16cid:commentId w16cid:paraId="546EB999" w16cid:durableId="27D58FBF"/>
  <w16cid:commentId w16cid:paraId="36D2F35B" w16cid:durableId="27E17E86"/>
  <w16cid:commentId w16cid:paraId="26FCD2EF" w16cid:durableId="27F141B3"/>
  <w16cid:commentId w16cid:paraId="77246CE6" w16cid:durableId="27E17EFC"/>
  <w16cid:commentId w16cid:paraId="4B72A12D" w16cid:durableId="27E17F61"/>
  <w16cid:commentId w16cid:paraId="5B0BCA22" w16cid:durableId="27F1468F"/>
  <w16cid:commentId w16cid:paraId="4DFE04B8" w16cid:durableId="27FCCFEA"/>
  <w16cid:commentId w16cid:paraId="2545B1EF" w16cid:durableId="27F14331"/>
  <w16cid:commentId w16cid:paraId="61D0A07A" w16cid:durableId="27F272B0"/>
  <w16cid:commentId w16cid:paraId="6A58C065" w16cid:durableId="27F15084"/>
  <w16cid:commentId w16cid:paraId="7904424D" w16cid:durableId="27F270C8"/>
  <w16cid:commentId w16cid:paraId="1D5B715E" w16cid:durableId="27FCD2CD"/>
  <w16cid:commentId w16cid:paraId="4DECAF48" w16cid:durableId="27F150BA"/>
  <w16cid:commentId w16cid:paraId="4EFE0C6C" w16cid:durableId="27F150FA"/>
  <w16cid:commentId w16cid:paraId="281514FE" w16cid:durableId="27F26DB5"/>
  <w16cid:commentId w16cid:paraId="507BED5F" w16cid:durableId="27F27158"/>
  <w16cid:commentId w16cid:paraId="330B07F3" w16cid:durableId="27F26D5A"/>
  <w16cid:commentId w16cid:paraId="4F12EC8D" w16cid:durableId="27F26D93"/>
  <w16cid:commentId w16cid:paraId="34AE2274" w16cid:durableId="27F27231"/>
  <w16cid:commentId w16cid:paraId="691905FE" w16cid:durableId="27E183E2"/>
  <w16cid:commentId w16cid:paraId="0007CAC7" w16cid:durableId="27E18489"/>
  <w16cid:commentId w16cid:paraId="7FA1CE9D" w16cid:durableId="27F272D0"/>
  <w16cid:commentId w16cid:paraId="6B26A187" w16cid:durableId="27FE4A83"/>
  <w16cid:commentId w16cid:paraId="11A8ACDB" w16cid:durableId="27FE4B34"/>
  <w16cid:commentId w16cid:paraId="383AD571" w16cid:durableId="27F27311"/>
  <w16cid:commentId w16cid:paraId="49638B66" w16cid:durableId="27F27347"/>
  <w16cid:commentId w16cid:paraId="07C4944F" w16cid:durableId="27E18B71"/>
  <w16cid:commentId w16cid:paraId="45FADE2E" w16cid:durableId="27E1850A"/>
  <w16cid:commentId w16cid:paraId="442A52CB" w16cid:durableId="27E18646"/>
  <w16cid:commentId w16cid:paraId="26B7132F" w16cid:durableId="27E185DB"/>
  <w16cid:commentId w16cid:paraId="1C268FAF" w16cid:durableId="27F27422"/>
  <w16cid:commentId w16cid:paraId="4BA64C73" w16cid:durableId="27F27451"/>
  <w16cid:commentId w16cid:paraId="32BA8883" w16cid:durableId="27F27285"/>
  <w16cid:commentId w16cid:paraId="5BFB5500" w16cid:durableId="27F27362"/>
  <w16cid:commentId w16cid:paraId="39545334" w16cid:durableId="27FCD5EE"/>
  <w16cid:commentId w16cid:paraId="3174D14D" w16cid:durableId="27FE4F24"/>
  <w16cid:commentId w16cid:paraId="291E9617" w16cid:durableId="27FE50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C139F7"/>
    <w:multiLevelType w:val="hybridMultilevel"/>
    <w:tmpl w:val="5EA095AC"/>
    <w:lvl w:ilvl="0" w:tplc="DDDE2D0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005B46"/>
    <w:multiLevelType w:val="hybridMultilevel"/>
    <w:tmpl w:val="75FCC226"/>
    <w:lvl w:ilvl="0" w:tplc="E90AC09A">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5342736">
    <w:abstractNumId w:val="0"/>
  </w:num>
  <w:num w:numId="2" w16cid:durableId="11895676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TI A. (2027062)">
    <w15:presenceInfo w15:providerId="AD" w15:userId="S::2027062@swansea.ac.uk::ad728587-5028-47f4-9b69-52be17602aa3"/>
  </w15:person>
  <w15:person w15:author="Pimiento C.">
    <w15:presenceInfo w15:providerId="AD" w15:userId="S::c.pimiento@swansea.ac.uk::e6b95d47-c450-4338-b26e-c95e5906d8db"/>
  </w15:person>
  <w15:person w15:author="Catalina Pimiento Hernandez">
    <w15:presenceInfo w15:providerId="AD" w15:userId="S::catalina.pimientohernandez@pim.uzh.ch::0b0631cb-f903-4f31-93e9-50a0cfa658e3"/>
  </w15:person>
  <w15:person w15:author="John Griffin">
    <w15:presenceInfo w15:providerId="AD" w15:userId="S::J.N.GRIFFIN@swansea.ac.uk::460dd1a2-e1e7-4f05-ae6d-01aa883757a8"/>
  </w15:person>
  <w15:person w15:author="Catalina Pimiento">
    <w15:presenceInfo w15:providerId="AD" w15:userId="S::C.Pimiento@Swansea.ac.uk::e6b95d47-c450-4338-b26e-c95e5906d8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8"/>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9E4"/>
    <w:rsid w:val="000138E2"/>
    <w:rsid w:val="00067FE8"/>
    <w:rsid w:val="00074EB6"/>
    <w:rsid w:val="00092F42"/>
    <w:rsid w:val="00160165"/>
    <w:rsid w:val="00185F19"/>
    <w:rsid w:val="0038721F"/>
    <w:rsid w:val="003B0EC6"/>
    <w:rsid w:val="00434C07"/>
    <w:rsid w:val="00547E89"/>
    <w:rsid w:val="00563CB8"/>
    <w:rsid w:val="00646BC5"/>
    <w:rsid w:val="006540C4"/>
    <w:rsid w:val="006B16A9"/>
    <w:rsid w:val="0078341B"/>
    <w:rsid w:val="007B4B50"/>
    <w:rsid w:val="007D3E9B"/>
    <w:rsid w:val="00800A65"/>
    <w:rsid w:val="0081251C"/>
    <w:rsid w:val="008E06C6"/>
    <w:rsid w:val="00902499"/>
    <w:rsid w:val="009404F4"/>
    <w:rsid w:val="009A6E70"/>
    <w:rsid w:val="009F49B5"/>
    <w:rsid w:val="009F5B6F"/>
    <w:rsid w:val="00A65705"/>
    <w:rsid w:val="00AC76A3"/>
    <w:rsid w:val="00B73BFD"/>
    <w:rsid w:val="00B77F96"/>
    <w:rsid w:val="00BB2B76"/>
    <w:rsid w:val="00BF0E36"/>
    <w:rsid w:val="00C272A9"/>
    <w:rsid w:val="00C83CB9"/>
    <w:rsid w:val="00C962A3"/>
    <w:rsid w:val="00CB306B"/>
    <w:rsid w:val="00CE2775"/>
    <w:rsid w:val="00CE79E4"/>
    <w:rsid w:val="00DD2256"/>
    <w:rsid w:val="00DF0DFD"/>
    <w:rsid w:val="00E3109B"/>
    <w:rsid w:val="00E71A24"/>
    <w:rsid w:val="00ED20CE"/>
    <w:rsid w:val="00F135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97E4D"/>
  <w15:chartTrackingRefBased/>
  <w15:docId w15:val="{120B1F69-1389-9A47-B1B9-50FFEB6E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8E2"/>
  </w:style>
  <w:style w:type="paragraph" w:styleId="Heading1">
    <w:name w:val="heading 1"/>
    <w:basedOn w:val="Normal"/>
    <w:next w:val="Normal"/>
    <w:link w:val="Heading1Char"/>
    <w:qFormat/>
    <w:rsid w:val="000138E2"/>
    <w:pPr>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138E2"/>
    <w:rPr>
      <w:sz w:val="28"/>
      <w:szCs w:val="28"/>
      <w:lang w:val="en-GB"/>
    </w:rPr>
  </w:style>
  <w:style w:type="paragraph" w:styleId="ListParagraph">
    <w:name w:val="List Paragraph"/>
    <w:basedOn w:val="Normal"/>
    <w:uiPriority w:val="34"/>
    <w:qFormat/>
    <w:rsid w:val="000138E2"/>
    <w:pPr>
      <w:ind w:left="720"/>
      <w:contextualSpacing/>
    </w:pPr>
  </w:style>
  <w:style w:type="character" w:styleId="CommentReference">
    <w:name w:val="annotation reference"/>
    <w:basedOn w:val="DefaultParagraphFont"/>
    <w:uiPriority w:val="99"/>
    <w:semiHidden/>
    <w:unhideWhenUsed/>
    <w:rsid w:val="000138E2"/>
    <w:rPr>
      <w:sz w:val="16"/>
      <w:szCs w:val="16"/>
    </w:rPr>
  </w:style>
  <w:style w:type="paragraph" w:styleId="CommentText">
    <w:name w:val="annotation text"/>
    <w:basedOn w:val="Normal"/>
    <w:link w:val="CommentTextChar"/>
    <w:uiPriority w:val="99"/>
    <w:unhideWhenUsed/>
    <w:rsid w:val="000138E2"/>
    <w:rPr>
      <w:sz w:val="20"/>
      <w:szCs w:val="20"/>
    </w:rPr>
  </w:style>
  <w:style w:type="character" w:customStyle="1" w:styleId="CommentTextChar">
    <w:name w:val="Comment Text Char"/>
    <w:basedOn w:val="DefaultParagraphFont"/>
    <w:link w:val="CommentText"/>
    <w:uiPriority w:val="99"/>
    <w:rsid w:val="000138E2"/>
    <w:rPr>
      <w:sz w:val="20"/>
      <w:szCs w:val="20"/>
      <w:lang w:val="en-GB"/>
    </w:rPr>
  </w:style>
  <w:style w:type="paragraph" w:styleId="CommentSubject">
    <w:name w:val="annotation subject"/>
    <w:basedOn w:val="CommentText"/>
    <w:next w:val="CommentText"/>
    <w:link w:val="CommentSubjectChar"/>
    <w:uiPriority w:val="99"/>
    <w:semiHidden/>
    <w:unhideWhenUsed/>
    <w:rsid w:val="000138E2"/>
    <w:rPr>
      <w:b/>
      <w:bCs/>
    </w:rPr>
  </w:style>
  <w:style w:type="character" w:customStyle="1" w:styleId="CommentSubjectChar">
    <w:name w:val="Comment Subject Char"/>
    <w:basedOn w:val="CommentTextChar"/>
    <w:link w:val="CommentSubject"/>
    <w:uiPriority w:val="99"/>
    <w:semiHidden/>
    <w:rsid w:val="000138E2"/>
    <w:rPr>
      <w:b/>
      <w:bCs/>
      <w:sz w:val="20"/>
      <w:szCs w:val="20"/>
      <w:lang w:val="en-GB"/>
    </w:rPr>
  </w:style>
  <w:style w:type="paragraph" w:styleId="Revision">
    <w:name w:val="Revision"/>
    <w:hidden/>
    <w:uiPriority w:val="99"/>
    <w:semiHidden/>
    <w:rsid w:val="00B7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F7BB4-4841-4712-B1C5-DDCB08678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2094</Words>
  <Characters>11939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CHITI A. (2027062)</dc:creator>
  <cp:keywords/>
  <dc:description/>
  <cp:lastModifiedBy>Pimiento C.</cp:lastModifiedBy>
  <cp:revision>3</cp:revision>
  <dcterms:created xsi:type="dcterms:W3CDTF">2023-05-04T15:59:00Z</dcterms:created>
  <dcterms:modified xsi:type="dcterms:W3CDTF">2023-05-04T16:39:00Z</dcterms:modified>
</cp:coreProperties>
</file>